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AEBE7A" w14:textId="77777777" w:rsidR="005C0D19" w:rsidRDefault="005C0D19" w:rsidP="009805FC">
      <w:pPr>
        <w:spacing w:after="0" w:line="480" w:lineRule="auto"/>
        <w:outlineLvl w:val="0"/>
        <w:rPr>
          <w:rFonts w:ascii="Arial" w:hAnsi="Arial" w:cs="Arial"/>
          <w:b/>
        </w:rPr>
      </w:pPr>
    </w:p>
    <w:p w14:paraId="1C192B39" w14:textId="2DA0DC31" w:rsidR="00B20F7F" w:rsidRDefault="000D6B91" w:rsidP="00307646">
      <w:pPr>
        <w:tabs>
          <w:tab w:val="left" w:pos="9270"/>
        </w:tabs>
        <w:spacing w:after="0" w:line="480" w:lineRule="auto"/>
        <w:outlineLvl w:val="0"/>
        <w:rPr>
          <w:rFonts w:ascii="Arial" w:hAnsi="Arial" w:cs="Arial"/>
          <w:b/>
        </w:rPr>
      </w:pPr>
      <w:r>
        <w:rPr>
          <w:rFonts w:ascii="Arial" w:hAnsi="Arial" w:cs="Arial"/>
          <w:b/>
        </w:rPr>
        <w:t>Recent C</w:t>
      </w:r>
      <w:r w:rsidR="00574DB5">
        <w:rPr>
          <w:rFonts w:ascii="Arial" w:hAnsi="Arial" w:cs="Arial"/>
          <w:b/>
        </w:rPr>
        <w:t>hanges</w:t>
      </w:r>
      <w:r w:rsidR="00B20F7F">
        <w:rPr>
          <w:rFonts w:ascii="Arial" w:hAnsi="Arial" w:cs="Arial"/>
          <w:b/>
        </w:rPr>
        <w:t xml:space="preserve"> in </w:t>
      </w:r>
      <w:r w:rsidR="00574DB5">
        <w:rPr>
          <w:rFonts w:ascii="Arial" w:hAnsi="Arial" w:cs="Arial"/>
          <w:b/>
        </w:rPr>
        <w:t xml:space="preserve">the </w:t>
      </w:r>
      <w:r w:rsidR="00B20F7F">
        <w:rPr>
          <w:rFonts w:ascii="Arial" w:hAnsi="Arial" w:cs="Arial"/>
          <w:b/>
        </w:rPr>
        <w:t xml:space="preserve">Patterns of </w:t>
      </w:r>
      <w:r w:rsidR="00307646">
        <w:rPr>
          <w:rFonts w:ascii="Arial" w:hAnsi="Arial" w:cs="Arial"/>
          <w:b/>
        </w:rPr>
        <w:t xml:space="preserve">the Proportion of Deaths Due to Breast </w:t>
      </w:r>
      <w:commentRangeStart w:id="0"/>
      <w:r w:rsidR="00307646">
        <w:rPr>
          <w:rFonts w:ascii="Arial" w:hAnsi="Arial" w:cs="Arial"/>
          <w:b/>
        </w:rPr>
        <w:t>Cancer according to</w:t>
      </w:r>
      <w:r w:rsidR="00307646" w:rsidRPr="00FD33FE">
        <w:rPr>
          <w:rFonts w:ascii="Arial" w:hAnsi="Arial" w:cs="Arial"/>
          <w:b/>
        </w:rPr>
        <w:t xml:space="preserve"> </w:t>
      </w:r>
      <w:commentRangeEnd w:id="0"/>
      <w:r w:rsidR="00307646">
        <w:rPr>
          <w:rStyle w:val="CommentReference"/>
        </w:rPr>
        <w:commentReference w:id="0"/>
      </w:r>
      <w:r w:rsidR="00B20F7F">
        <w:rPr>
          <w:rFonts w:ascii="Arial" w:hAnsi="Arial" w:cs="Arial"/>
          <w:b/>
        </w:rPr>
        <w:t>Race and Ethnic</w:t>
      </w:r>
      <w:r w:rsidR="00666B5B">
        <w:rPr>
          <w:rFonts w:ascii="Arial" w:hAnsi="Arial" w:cs="Arial"/>
          <w:b/>
        </w:rPr>
        <w:t>ity</w:t>
      </w:r>
    </w:p>
    <w:p w14:paraId="0C9BE8BA" w14:textId="77777777" w:rsidR="00B20F7F" w:rsidRDefault="00B20F7F" w:rsidP="00307646">
      <w:pPr>
        <w:tabs>
          <w:tab w:val="left" w:pos="9270"/>
        </w:tabs>
        <w:spacing w:after="0" w:line="480" w:lineRule="auto"/>
        <w:rPr>
          <w:rFonts w:ascii="Arial" w:hAnsi="Arial" w:cs="Arial"/>
          <w:b/>
        </w:rPr>
      </w:pPr>
    </w:p>
    <w:p w14:paraId="543BD1D4" w14:textId="3C14E5F4" w:rsidR="00B20F7F" w:rsidRDefault="00B20F7F" w:rsidP="00307646">
      <w:pPr>
        <w:tabs>
          <w:tab w:val="left" w:pos="9270"/>
        </w:tabs>
        <w:spacing w:after="0" w:line="480" w:lineRule="auto"/>
        <w:rPr>
          <w:rFonts w:ascii="Arial" w:hAnsi="Arial" w:cs="Arial"/>
        </w:rPr>
      </w:pPr>
      <w:r>
        <w:rPr>
          <w:rFonts w:ascii="Arial" w:hAnsi="Arial" w:cs="Arial"/>
        </w:rPr>
        <w:t>Amy Trentham-Dietz</w:t>
      </w:r>
      <w:r w:rsidR="00F52070" w:rsidRPr="000C1159">
        <w:rPr>
          <w:rFonts w:ascii="Arial" w:hAnsi="Arial" w:cs="Arial"/>
          <w:vertAlign w:val="superscript"/>
        </w:rPr>
        <w:t>1</w:t>
      </w:r>
      <w:r>
        <w:rPr>
          <w:rFonts w:ascii="Arial" w:hAnsi="Arial" w:cs="Arial"/>
        </w:rPr>
        <w:t xml:space="preserve">, Christina </w:t>
      </w:r>
      <w:r w:rsidR="00E97FEA">
        <w:rPr>
          <w:rFonts w:ascii="Arial" w:hAnsi="Arial" w:cs="Arial"/>
        </w:rPr>
        <w:t xml:space="preserve">Hunter </w:t>
      </w:r>
      <w:r>
        <w:rPr>
          <w:rFonts w:ascii="Arial" w:hAnsi="Arial" w:cs="Arial"/>
        </w:rPr>
        <w:t>Chapman</w:t>
      </w:r>
      <w:r w:rsidR="00F52070" w:rsidRPr="003739F0">
        <w:rPr>
          <w:rFonts w:ascii="Arial" w:hAnsi="Arial" w:cs="Arial"/>
          <w:vertAlign w:val="superscript"/>
        </w:rPr>
        <w:t>2</w:t>
      </w:r>
      <w:r>
        <w:rPr>
          <w:rFonts w:ascii="Arial" w:hAnsi="Arial" w:cs="Arial"/>
        </w:rPr>
        <w:t>, Jennifer Bird</w:t>
      </w:r>
      <w:r w:rsidR="00F52070" w:rsidRPr="00321D4D">
        <w:rPr>
          <w:rFonts w:ascii="Arial" w:hAnsi="Arial" w:cs="Arial"/>
          <w:vertAlign w:val="superscript"/>
        </w:rPr>
        <w:t>1</w:t>
      </w:r>
      <w:r>
        <w:rPr>
          <w:rFonts w:ascii="Arial" w:hAnsi="Arial" w:cs="Arial"/>
        </w:rPr>
        <w:t>, Ronald E. Gangnon</w:t>
      </w:r>
      <w:r w:rsidR="00DE0AE2" w:rsidRPr="002E11C8">
        <w:rPr>
          <w:rFonts w:ascii="Arial" w:hAnsi="Arial" w:cs="Arial"/>
          <w:vertAlign w:val="superscript"/>
        </w:rPr>
        <w:t>1,3</w:t>
      </w:r>
    </w:p>
    <w:p w14:paraId="15ED9CF1" w14:textId="77777777" w:rsidR="00B20F7F" w:rsidRDefault="00B20F7F" w:rsidP="009805FC">
      <w:pPr>
        <w:spacing w:after="0" w:line="480" w:lineRule="auto"/>
        <w:rPr>
          <w:rFonts w:ascii="Arial" w:hAnsi="Arial" w:cs="Arial"/>
        </w:rPr>
      </w:pPr>
    </w:p>
    <w:p w14:paraId="57AA84BE" w14:textId="404F0ADB" w:rsidR="00B20F7F" w:rsidRDefault="008557FD" w:rsidP="009805FC">
      <w:pPr>
        <w:spacing w:after="0" w:line="480" w:lineRule="auto"/>
        <w:rPr>
          <w:rFonts w:ascii="Arial" w:hAnsi="Arial" w:cs="Arial"/>
        </w:rPr>
      </w:pPr>
      <w:r w:rsidRPr="00A0472E">
        <w:rPr>
          <w:rFonts w:ascii="Arial" w:hAnsi="Arial" w:cs="Arial"/>
          <w:vertAlign w:val="superscript"/>
        </w:rPr>
        <w:t>1</w:t>
      </w:r>
      <w:r w:rsidR="00B20F7F">
        <w:rPr>
          <w:rFonts w:ascii="Arial" w:hAnsi="Arial" w:cs="Arial"/>
        </w:rPr>
        <w:t>Department of Population Health Sciences</w:t>
      </w:r>
      <w:r>
        <w:rPr>
          <w:rFonts w:ascii="Arial" w:hAnsi="Arial" w:cs="Arial"/>
        </w:rPr>
        <w:t xml:space="preserve"> and Carbone Cancer Center</w:t>
      </w:r>
      <w:r w:rsidR="00B20F7F">
        <w:rPr>
          <w:rFonts w:ascii="Arial" w:hAnsi="Arial" w:cs="Arial"/>
        </w:rPr>
        <w:t xml:space="preserve">, </w:t>
      </w:r>
      <w:r>
        <w:rPr>
          <w:rFonts w:ascii="Arial" w:hAnsi="Arial" w:cs="Arial"/>
        </w:rPr>
        <w:t xml:space="preserve">School of Medicine and Public Health, </w:t>
      </w:r>
      <w:r w:rsidR="00B20F7F">
        <w:rPr>
          <w:rFonts w:ascii="Arial" w:hAnsi="Arial" w:cs="Arial"/>
        </w:rPr>
        <w:t>University of Wisconsin-Madison, Madison, W</w:t>
      </w:r>
      <w:r>
        <w:rPr>
          <w:rFonts w:ascii="Arial" w:hAnsi="Arial" w:cs="Arial"/>
        </w:rPr>
        <w:t>isconsin.</w:t>
      </w:r>
      <w:r w:rsidR="00B20F7F">
        <w:rPr>
          <w:rFonts w:ascii="Arial" w:hAnsi="Arial" w:cs="Arial"/>
        </w:rPr>
        <w:t xml:space="preserve"> </w:t>
      </w:r>
      <w:r>
        <w:rPr>
          <w:rFonts w:ascii="Arial" w:hAnsi="Arial" w:cs="Arial"/>
          <w:vertAlign w:val="superscript"/>
        </w:rPr>
        <w:t>2</w:t>
      </w:r>
      <w:r w:rsidR="00B20F7F">
        <w:rPr>
          <w:rFonts w:ascii="Arial" w:hAnsi="Arial" w:cs="Arial"/>
        </w:rPr>
        <w:t xml:space="preserve">Department of </w:t>
      </w:r>
      <w:r w:rsidR="00B20F7F" w:rsidRPr="00B968DF">
        <w:rPr>
          <w:rFonts w:ascii="Arial" w:hAnsi="Arial" w:cs="Arial"/>
        </w:rPr>
        <w:t>Radiation Oncology,</w:t>
      </w:r>
      <w:r w:rsidR="00B20F7F">
        <w:rPr>
          <w:rFonts w:ascii="Arial" w:hAnsi="Arial" w:cs="Arial"/>
        </w:rPr>
        <w:t xml:space="preserve"> </w:t>
      </w:r>
      <w:r w:rsidR="00BB4F4B">
        <w:rPr>
          <w:rFonts w:ascii="Arial" w:hAnsi="Arial" w:cs="Arial"/>
        </w:rPr>
        <w:t xml:space="preserve">Ann Arbor, </w:t>
      </w:r>
      <w:r w:rsidR="00B20F7F">
        <w:rPr>
          <w:rFonts w:ascii="Arial" w:hAnsi="Arial" w:cs="Arial"/>
        </w:rPr>
        <w:t xml:space="preserve">Michigan. </w:t>
      </w:r>
      <w:r>
        <w:rPr>
          <w:rFonts w:ascii="Arial" w:hAnsi="Arial" w:cs="Arial"/>
          <w:vertAlign w:val="superscript"/>
        </w:rPr>
        <w:t>3</w:t>
      </w:r>
      <w:r>
        <w:rPr>
          <w:rFonts w:ascii="Arial" w:hAnsi="Arial" w:cs="Arial"/>
        </w:rPr>
        <w:t xml:space="preserve">Department of Biostatistics and Medical Informatics, </w:t>
      </w:r>
      <w:r w:rsidRPr="008557FD">
        <w:rPr>
          <w:rFonts w:ascii="Arial" w:hAnsi="Arial" w:cs="Arial"/>
        </w:rPr>
        <w:t xml:space="preserve">School of Medicine and Public Health, </w:t>
      </w:r>
      <w:r>
        <w:rPr>
          <w:rFonts w:ascii="Arial" w:hAnsi="Arial" w:cs="Arial"/>
        </w:rPr>
        <w:t>University of Wisconsin-Madison, Madison, Wisconsin.</w:t>
      </w:r>
    </w:p>
    <w:p w14:paraId="33605C76" w14:textId="77777777" w:rsidR="00A7060B" w:rsidRDefault="00A7060B" w:rsidP="009805FC">
      <w:pPr>
        <w:spacing w:after="0" w:line="480" w:lineRule="auto"/>
        <w:rPr>
          <w:rFonts w:ascii="Arial" w:hAnsi="Arial" w:cs="Arial"/>
        </w:rPr>
      </w:pPr>
    </w:p>
    <w:p w14:paraId="4F99F325" w14:textId="11170F10" w:rsidR="00DE0AE2" w:rsidRDefault="00DE0AE2" w:rsidP="009805FC">
      <w:pPr>
        <w:spacing w:after="0" w:line="480" w:lineRule="auto"/>
        <w:rPr>
          <w:rFonts w:ascii="Arial" w:hAnsi="Arial" w:cs="Arial"/>
        </w:rPr>
      </w:pPr>
      <w:r w:rsidRPr="002E11C8">
        <w:rPr>
          <w:rFonts w:ascii="Arial" w:hAnsi="Arial" w:cs="Arial"/>
          <w:b/>
        </w:rPr>
        <w:t>Running title</w:t>
      </w:r>
      <w:r>
        <w:rPr>
          <w:rFonts w:ascii="Arial" w:hAnsi="Arial" w:cs="Arial"/>
        </w:rPr>
        <w:t>: Breast Cancer Mortality by Race/Ethnicity</w:t>
      </w:r>
    </w:p>
    <w:p w14:paraId="528C7D1B" w14:textId="2B7F2B4E" w:rsidR="008A206C" w:rsidRDefault="00930E6F" w:rsidP="009805FC">
      <w:pPr>
        <w:suppressAutoHyphens w:val="0"/>
        <w:spacing w:after="0" w:line="480" w:lineRule="auto"/>
        <w:rPr>
          <w:rFonts w:ascii="Arial" w:hAnsi="Arial" w:cs="Arial"/>
        </w:rPr>
      </w:pPr>
      <w:r>
        <w:rPr>
          <w:rFonts w:ascii="Arial" w:hAnsi="Arial" w:cs="Arial"/>
          <w:b/>
        </w:rPr>
        <w:t xml:space="preserve">Correspondence to: </w:t>
      </w:r>
      <w:r>
        <w:rPr>
          <w:rFonts w:ascii="Arial" w:hAnsi="Arial" w:cs="Arial"/>
        </w:rPr>
        <w:t xml:space="preserve">Amy Trentham-Dietz, PhD, University of Wisconsin-Madison, 610 Walnut St., WARF 307, Madison, WI 53726 (e-mail: </w:t>
      </w:r>
      <w:hyperlink r:id="rId11" w:history="1">
        <w:r w:rsidR="00DE0AE2" w:rsidRPr="006E737B">
          <w:rPr>
            <w:rStyle w:val="Hyperlink"/>
            <w:rFonts w:ascii="Arial" w:hAnsi="Arial" w:cs="Arial"/>
          </w:rPr>
          <w:t>trentham@wisc.edu</w:t>
        </w:r>
      </w:hyperlink>
      <w:r>
        <w:rPr>
          <w:rFonts w:ascii="Arial" w:hAnsi="Arial" w:cs="Arial"/>
        </w:rPr>
        <w:t>).</w:t>
      </w:r>
    </w:p>
    <w:p w14:paraId="1D354275" w14:textId="021EE267" w:rsidR="00DE0AE2" w:rsidRDefault="00DE0AE2" w:rsidP="009805FC">
      <w:pPr>
        <w:suppressAutoHyphens w:val="0"/>
        <w:spacing w:after="0" w:line="480" w:lineRule="auto"/>
        <w:rPr>
          <w:rFonts w:ascii="Arial" w:hAnsi="Arial" w:cs="Arial"/>
        </w:rPr>
      </w:pPr>
      <w:r w:rsidRPr="002E11C8">
        <w:rPr>
          <w:rFonts w:ascii="Arial" w:hAnsi="Arial" w:cs="Arial"/>
          <w:b/>
        </w:rPr>
        <w:t>Key words</w:t>
      </w:r>
      <w:r>
        <w:rPr>
          <w:rFonts w:ascii="Arial" w:hAnsi="Arial" w:cs="Arial"/>
        </w:rPr>
        <w:t>: breast cancer, mortality, disparities, age-period-cohort modeling</w:t>
      </w:r>
    </w:p>
    <w:p w14:paraId="1CE9C400" w14:textId="41C10B16" w:rsidR="008A206C" w:rsidRPr="002E11C8" w:rsidRDefault="00F52070" w:rsidP="008A206C">
      <w:pPr>
        <w:spacing w:after="0" w:line="480" w:lineRule="auto"/>
        <w:rPr>
          <w:rFonts w:ascii="Arial" w:hAnsi="Arial" w:cs="Arial"/>
        </w:rPr>
      </w:pPr>
      <w:r w:rsidRPr="002E11C8">
        <w:rPr>
          <w:rFonts w:ascii="Arial" w:hAnsi="Arial" w:cs="Arial"/>
        </w:rPr>
        <w:t>The authors declare no conflict of interest.</w:t>
      </w:r>
    </w:p>
    <w:p w14:paraId="10A6F831" w14:textId="175713B2" w:rsidR="00F52070" w:rsidRDefault="00F52070" w:rsidP="00F52070">
      <w:pPr>
        <w:suppressAutoHyphens w:val="0"/>
        <w:spacing w:after="0" w:line="480" w:lineRule="auto"/>
        <w:rPr>
          <w:rFonts w:ascii="Arial" w:hAnsi="Arial" w:cs="Arial"/>
        </w:rPr>
      </w:pPr>
      <w:r w:rsidRPr="002420F9">
        <w:rPr>
          <w:rFonts w:ascii="Arial" w:hAnsi="Arial" w:cs="Arial"/>
          <w:b/>
        </w:rPr>
        <w:t>Funding</w:t>
      </w:r>
      <w:r>
        <w:rPr>
          <w:rFonts w:ascii="Arial" w:hAnsi="Arial" w:cs="Arial"/>
          <w:b/>
        </w:rPr>
        <w:t xml:space="preserve">: </w:t>
      </w:r>
      <w:r>
        <w:rPr>
          <w:rFonts w:ascii="Arial" w:hAnsi="Arial" w:cs="Arial"/>
        </w:rPr>
        <w:t>This work was supported</w:t>
      </w:r>
      <w:r w:rsidRPr="008A206C">
        <w:rPr>
          <w:rFonts w:ascii="Arial" w:hAnsi="Arial" w:cs="Arial"/>
        </w:rPr>
        <w:t xml:space="preserve"> by grants from the National Cancer Institute</w:t>
      </w:r>
      <w:r>
        <w:rPr>
          <w:rFonts w:ascii="Arial" w:hAnsi="Arial" w:cs="Arial"/>
        </w:rPr>
        <w:t xml:space="preserve"> at the National Institutes of Health including support of the Cancer Intervention and Simulation Modeling Network (CISNET) (grant numbers U01 CA199218, U01 CA199218-S1, </w:t>
      </w:r>
      <w:r w:rsidRPr="008A206C">
        <w:rPr>
          <w:rFonts w:ascii="Arial" w:hAnsi="Arial" w:cs="Arial"/>
        </w:rPr>
        <w:t>P30 CA014520</w:t>
      </w:r>
      <w:r>
        <w:rPr>
          <w:rFonts w:ascii="Arial" w:hAnsi="Arial" w:cs="Arial"/>
        </w:rPr>
        <w:t>, P30 CA046592);</w:t>
      </w:r>
      <w:r w:rsidRPr="008A206C">
        <w:rPr>
          <w:rFonts w:ascii="Arial" w:hAnsi="Arial" w:cs="Arial"/>
        </w:rPr>
        <w:t xml:space="preserve"> </w:t>
      </w:r>
      <w:r>
        <w:rPr>
          <w:rFonts w:ascii="Arial" w:hAnsi="Arial" w:cs="Arial"/>
        </w:rPr>
        <w:t xml:space="preserve">and </w:t>
      </w:r>
      <w:r w:rsidRPr="002E6E0E">
        <w:rPr>
          <w:rFonts w:ascii="Arial" w:hAnsi="Arial" w:cs="Arial"/>
        </w:rPr>
        <w:t>faculty start-up funds from the University of Michigan to Dr. Christina Chapman.</w:t>
      </w:r>
      <w:r w:rsidRPr="008A206C">
        <w:rPr>
          <w:rFonts w:ascii="Arial" w:hAnsi="Arial" w:cs="Arial"/>
        </w:rPr>
        <w:t xml:space="preserve"> </w:t>
      </w:r>
    </w:p>
    <w:p w14:paraId="2B5710C4" w14:textId="0A8FD571" w:rsidR="00805229" w:rsidRPr="00554676" w:rsidRDefault="008A206C" w:rsidP="008A206C">
      <w:pPr>
        <w:spacing w:after="0" w:line="480" w:lineRule="auto"/>
        <w:rPr>
          <w:rFonts w:ascii="Arial" w:hAnsi="Arial" w:cs="Arial"/>
        </w:rPr>
      </w:pPr>
      <w:r w:rsidRPr="00B452FA">
        <w:rPr>
          <w:rFonts w:ascii="Arial" w:hAnsi="Arial" w:cs="Arial"/>
          <w:b/>
        </w:rPr>
        <w:t>Word Count</w:t>
      </w:r>
      <w:r w:rsidRPr="00BE428E">
        <w:rPr>
          <w:rFonts w:ascii="Arial" w:hAnsi="Arial" w:cs="Arial"/>
        </w:rPr>
        <w:t xml:space="preserve">: </w:t>
      </w:r>
      <w:r w:rsidR="002206D3" w:rsidRPr="002206D3">
        <w:rPr>
          <w:rFonts w:ascii="Arial" w:hAnsi="Arial" w:cs="Arial"/>
        </w:rPr>
        <w:t>2,</w:t>
      </w:r>
      <w:r w:rsidR="00E713D1">
        <w:rPr>
          <w:rFonts w:ascii="Arial" w:hAnsi="Arial" w:cs="Arial"/>
        </w:rPr>
        <w:t>122</w:t>
      </w:r>
      <w:r w:rsidRPr="00554676">
        <w:rPr>
          <w:rFonts w:ascii="Arial" w:hAnsi="Arial" w:cs="Arial"/>
        </w:rPr>
        <w:tab/>
      </w:r>
      <w:r w:rsidRPr="00554676">
        <w:rPr>
          <w:rFonts w:ascii="Arial" w:hAnsi="Arial" w:cs="Arial"/>
        </w:rPr>
        <w:tab/>
      </w:r>
    </w:p>
    <w:p w14:paraId="11147B71" w14:textId="3C2EFFF4" w:rsidR="00805229" w:rsidRPr="00554676" w:rsidRDefault="008A206C" w:rsidP="002E11C8">
      <w:pPr>
        <w:spacing w:after="0" w:line="480" w:lineRule="auto"/>
        <w:ind w:firstLine="720"/>
        <w:rPr>
          <w:rFonts w:ascii="Arial" w:hAnsi="Arial" w:cs="Arial"/>
        </w:rPr>
      </w:pPr>
      <w:r w:rsidRPr="00554676">
        <w:rPr>
          <w:rFonts w:ascii="Arial" w:hAnsi="Arial" w:cs="Arial"/>
        </w:rPr>
        <w:t xml:space="preserve">Tables: </w:t>
      </w:r>
      <w:r w:rsidR="001E55E8">
        <w:rPr>
          <w:rFonts w:ascii="Arial" w:hAnsi="Arial" w:cs="Arial"/>
        </w:rPr>
        <w:t>3</w:t>
      </w:r>
      <w:r w:rsidRPr="00554676">
        <w:rPr>
          <w:rFonts w:ascii="Arial" w:hAnsi="Arial" w:cs="Arial"/>
        </w:rPr>
        <w:tab/>
      </w:r>
    </w:p>
    <w:p w14:paraId="0FF2318A" w14:textId="10BC1CAC" w:rsidR="00805229" w:rsidRDefault="008A206C" w:rsidP="002E11C8">
      <w:pPr>
        <w:spacing w:after="0" w:line="480" w:lineRule="auto"/>
        <w:ind w:firstLine="720"/>
        <w:rPr>
          <w:rFonts w:ascii="Arial" w:hAnsi="Arial" w:cs="Arial"/>
        </w:rPr>
      </w:pPr>
      <w:r w:rsidRPr="00554676">
        <w:rPr>
          <w:rFonts w:ascii="Arial" w:hAnsi="Arial" w:cs="Arial"/>
        </w:rPr>
        <w:t>Figure</w:t>
      </w:r>
      <w:r w:rsidR="001E0DB8">
        <w:rPr>
          <w:rFonts w:ascii="Arial" w:hAnsi="Arial" w:cs="Arial"/>
        </w:rPr>
        <w:t>s</w:t>
      </w:r>
      <w:r w:rsidRPr="00554676">
        <w:rPr>
          <w:rFonts w:ascii="Arial" w:hAnsi="Arial" w:cs="Arial"/>
        </w:rPr>
        <w:t xml:space="preserve">: </w:t>
      </w:r>
      <w:r w:rsidR="00D13039">
        <w:rPr>
          <w:rFonts w:ascii="Arial" w:hAnsi="Arial" w:cs="Arial"/>
        </w:rPr>
        <w:t>2</w:t>
      </w:r>
      <w:r w:rsidRPr="00554676">
        <w:rPr>
          <w:rFonts w:ascii="Arial" w:hAnsi="Arial" w:cs="Arial"/>
        </w:rPr>
        <w:tab/>
      </w:r>
    </w:p>
    <w:p w14:paraId="1BA4A8E3" w14:textId="698E722A" w:rsidR="00076069" w:rsidRPr="00554676" w:rsidRDefault="00076069" w:rsidP="002E11C8">
      <w:pPr>
        <w:spacing w:after="0" w:line="480" w:lineRule="auto"/>
        <w:ind w:firstLine="720"/>
        <w:rPr>
          <w:rFonts w:ascii="Arial" w:hAnsi="Arial" w:cs="Arial"/>
        </w:rPr>
      </w:pPr>
      <w:r>
        <w:rPr>
          <w:rFonts w:ascii="Arial" w:hAnsi="Arial" w:cs="Arial"/>
        </w:rPr>
        <w:t>Supplementary Figures: 2</w:t>
      </w:r>
    </w:p>
    <w:p w14:paraId="59DCFED7" w14:textId="743C4921" w:rsidR="00B20F7F" w:rsidRDefault="005312D5" w:rsidP="002E11C8">
      <w:pPr>
        <w:suppressAutoHyphens w:val="0"/>
        <w:spacing w:after="0" w:line="480" w:lineRule="auto"/>
        <w:ind w:firstLine="720"/>
        <w:rPr>
          <w:rFonts w:ascii="Arial" w:hAnsi="Arial" w:cs="Arial"/>
        </w:rPr>
      </w:pPr>
      <w:r w:rsidRPr="005312D5">
        <w:rPr>
          <w:rFonts w:ascii="Arial" w:hAnsi="Arial" w:cs="Arial"/>
        </w:rPr>
        <w:t>Supplementary Technical Appendix: 1</w:t>
      </w:r>
    </w:p>
    <w:p w14:paraId="0E296369" w14:textId="0CEBB243" w:rsidR="00B20F7F" w:rsidRPr="008A206C" w:rsidRDefault="008A206C" w:rsidP="00B20F7F">
      <w:pPr>
        <w:spacing w:after="0" w:line="240" w:lineRule="auto"/>
        <w:outlineLvl w:val="0"/>
        <w:rPr>
          <w:rFonts w:ascii="arial bold" w:hAnsi="arial bold" w:cs="Arial"/>
        </w:rPr>
      </w:pPr>
      <w:r>
        <w:rPr>
          <w:rFonts w:ascii="Arial" w:hAnsi="Arial" w:cs="Arial"/>
          <w:b/>
          <w:caps/>
        </w:rPr>
        <w:br w:type="page"/>
      </w:r>
      <w:r w:rsidR="00B20F7F">
        <w:rPr>
          <w:rFonts w:ascii="Arial" w:hAnsi="Arial" w:cs="Arial"/>
          <w:b/>
          <w:caps/>
        </w:rPr>
        <w:lastRenderedPageBreak/>
        <w:t>Abstract</w:t>
      </w:r>
    </w:p>
    <w:p w14:paraId="64D77CCC" w14:textId="77777777" w:rsidR="00B20F7F" w:rsidRPr="0094269C" w:rsidRDefault="00B20F7F" w:rsidP="00B20F7F">
      <w:pPr>
        <w:spacing w:after="0" w:line="240" w:lineRule="auto"/>
        <w:outlineLvl w:val="0"/>
        <w:rPr>
          <w:rFonts w:ascii="arial bold" w:hAnsi="arial bold" w:cs="Arial"/>
          <w:b/>
        </w:rPr>
      </w:pPr>
    </w:p>
    <w:p w14:paraId="4363136B" w14:textId="21DC30CB" w:rsidR="00F52070" w:rsidRDefault="00F52070" w:rsidP="00554676">
      <w:pPr>
        <w:pStyle w:val="TextBody"/>
        <w:spacing w:before="0" w:line="480" w:lineRule="auto"/>
        <w:ind w:left="0" w:firstLine="0"/>
        <w:rPr>
          <w:rFonts w:cs="Arial"/>
          <w:sz w:val="22"/>
          <w:szCs w:val="22"/>
        </w:rPr>
      </w:pPr>
      <w:r>
        <w:rPr>
          <w:rFonts w:cs="Arial"/>
          <w:sz w:val="22"/>
          <w:szCs w:val="22"/>
        </w:rPr>
        <w:t xml:space="preserve">  </w:t>
      </w:r>
      <w:r w:rsidRPr="002E11C8">
        <w:rPr>
          <w:rFonts w:cs="Arial"/>
          <w:b/>
          <w:sz w:val="22"/>
          <w:szCs w:val="22"/>
        </w:rPr>
        <w:t>Background</w:t>
      </w:r>
      <w:r>
        <w:rPr>
          <w:rFonts w:cs="Arial"/>
          <w:sz w:val="22"/>
          <w:szCs w:val="22"/>
        </w:rPr>
        <w:t xml:space="preserve">: </w:t>
      </w:r>
      <w:r w:rsidR="002C4890" w:rsidRPr="00B83807">
        <w:rPr>
          <w:rFonts w:cs="Arial"/>
          <w:sz w:val="22"/>
          <w:szCs w:val="22"/>
        </w:rPr>
        <w:t xml:space="preserve">Recent reports </w:t>
      </w:r>
      <w:r w:rsidR="00A7731F">
        <w:rPr>
          <w:rFonts w:cs="Arial"/>
          <w:sz w:val="22"/>
          <w:szCs w:val="22"/>
        </w:rPr>
        <w:t>suggest</w:t>
      </w:r>
      <w:r w:rsidR="00A7731F" w:rsidRPr="00B83807">
        <w:rPr>
          <w:rFonts w:cs="Arial"/>
          <w:sz w:val="22"/>
          <w:szCs w:val="22"/>
        </w:rPr>
        <w:t xml:space="preserve"> </w:t>
      </w:r>
      <w:r w:rsidR="002C4890" w:rsidRPr="00B83807">
        <w:rPr>
          <w:rFonts w:cs="Arial"/>
          <w:sz w:val="22"/>
          <w:szCs w:val="22"/>
        </w:rPr>
        <w:t xml:space="preserve">that breast cancer </w:t>
      </w:r>
      <w:r w:rsidR="009F2747">
        <w:rPr>
          <w:rFonts w:cs="Arial"/>
          <w:sz w:val="22"/>
          <w:szCs w:val="22"/>
        </w:rPr>
        <w:t xml:space="preserve">incidence </w:t>
      </w:r>
      <w:r w:rsidR="002C4890" w:rsidRPr="00B83807">
        <w:rPr>
          <w:rFonts w:cs="Arial"/>
          <w:sz w:val="22"/>
          <w:szCs w:val="22"/>
        </w:rPr>
        <w:t xml:space="preserve">disparities </w:t>
      </w:r>
      <w:r w:rsidR="007F279C">
        <w:rPr>
          <w:rFonts w:cs="Arial"/>
          <w:sz w:val="22"/>
          <w:szCs w:val="22"/>
        </w:rPr>
        <w:t xml:space="preserve">according to race </w:t>
      </w:r>
      <w:r w:rsidR="002C4890" w:rsidRPr="00B83807">
        <w:rPr>
          <w:rFonts w:cs="Arial"/>
          <w:sz w:val="22"/>
          <w:szCs w:val="22"/>
        </w:rPr>
        <w:t xml:space="preserve">have </w:t>
      </w:r>
      <w:r w:rsidR="00BB4F4B">
        <w:rPr>
          <w:rFonts w:cs="Arial"/>
          <w:sz w:val="22"/>
          <w:szCs w:val="22"/>
        </w:rPr>
        <w:t>decreased</w:t>
      </w:r>
      <w:r w:rsidR="00B20F7F" w:rsidRPr="00B83807">
        <w:rPr>
          <w:rFonts w:cs="Arial"/>
          <w:sz w:val="22"/>
          <w:szCs w:val="22"/>
        </w:rPr>
        <w:t>.</w:t>
      </w:r>
      <w:r w:rsidR="002C4890" w:rsidRPr="00B83807">
        <w:rPr>
          <w:rFonts w:cs="Arial"/>
          <w:sz w:val="22"/>
          <w:szCs w:val="22"/>
        </w:rPr>
        <w:t xml:space="preserve"> We examined whether these findings </w:t>
      </w:r>
      <w:r w:rsidR="00A7731F">
        <w:rPr>
          <w:rFonts w:cs="Arial"/>
          <w:sz w:val="22"/>
          <w:szCs w:val="22"/>
        </w:rPr>
        <w:t>apply to</w:t>
      </w:r>
      <w:r w:rsidR="002C4890" w:rsidRPr="00B83807">
        <w:rPr>
          <w:rFonts w:cs="Arial"/>
          <w:sz w:val="22"/>
          <w:szCs w:val="22"/>
        </w:rPr>
        <w:t xml:space="preserve"> breast cancer mortality</w:t>
      </w:r>
      <w:r w:rsidR="008F01CE">
        <w:rPr>
          <w:rFonts w:cs="Arial"/>
          <w:sz w:val="22"/>
          <w:szCs w:val="22"/>
        </w:rPr>
        <w:t xml:space="preserve"> while considering age, period, and cohort influences on mortality patterns</w:t>
      </w:r>
      <w:r w:rsidR="002C4890" w:rsidRPr="00B83807">
        <w:rPr>
          <w:rFonts w:cs="Arial"/>
          <w:sz w:val="22"/>
          <w:szCs w:val="22"/>
        </w:rPr>
        <w:t xml:space="preserve">. </w:t>
      </w:r>
    </w:p>
    <w:p w14:paraId="4F9F34D2" w14:textId="299F0BED" w:rsidR="00F52070" w:rsidRDefault="00F52070" w:rsidP="00554676">
      <w:pPr>
        <w:pStyle w:val="TextBody"/>
        <w:spacing w:before="0" w:line="480" w:lineRule="auto"/>
        <w:ind w:left="0" w:firstLine="0"/>
        <w:rPr>
          <w:rFonts w:cs="Arial"/>
          <w:sz w:val="22"/>
          <w:szCs w:val="22"/>
        </w:rPr>
      </w:pPr>
      <w:r>
        <w:rPr>
          <w:rFonts w:cs="Arial"/>
          <w:sz w:val="22"/>
          <w:szCs w:val="22"/>
        </w:rPr>
        <w:t xml:space="preserve">  </w:t>
      </w:r>
      <w:r w:rsidRPr="002E11C8">
        <w:rPr>
          <w:rFonts w:cs="Arial"/>
          <w:b/>
          <w:sz w:val="22"/>
          <w:szCs w:val="22"/>
        </w:rPr>
        <w:t>Methods</w:t>
      </w:r>
      <w:r>
        <w:rPr>
          <w:rFonts w:cs="Arial"/>
          <w:sz w:val="22"/>
          <w:szCs w:val="22"/>
        </w:rPr>
        <w:t xml:space="preserve">: </w:t>
      </w:r>
      <w:r w:rsidR="00FA1B13">
        <w:rPr>
          <w:rFonts w:cs="Arial"/>
          <w:sz w:val="22"/>
          <w:szCs w:val="22"/>
        </w:rPr>
        <w:t>Using</w:t>
      </w:r>
      <w:r w:rsidR="00B20F7F" w:rsidRPr="00B83807">
        <w:rPr>
          <w:rFonts w:cs="Arial"/>
          <w:sz w:val="22"/>
          <w:szCs w:val="22"/>
        </w:rPr>
        <w:t xml:space="preserve"> publicly available datasets (CDC Wonder</w:t>
      </w:r>
      <w:r w:rsidR="002C4890" w:rsidRPr="00B83807">
        <w:rPr>
          <w:rFonts w:cs="Arial"/>
          <w:sz w:val="22"/>
          <w:szCs w:val="22"/>
        </w:rPr>
        <w:t xml:space="preserve">, </w:t>
      </w:r>
      <w:r w:rsidR="00B20F7F" w:rsidRPr="00B83807">
        <w:rPr>
          <w:rFonts w:cs="Arial"/>
          <w:sz w:val="22"/>
          <w:szCs w:val="22"/>
        </w:rPr>
        <w:t xml:space="preserve">Human Mortality Database), </w:t>
      </w:r>
      <w:r w:rsidR="00A7731F">
        <w:rPr>
          <w:rFonts w:cs="Arial"/>
          <w:sz w:val="22"/>
          <w:szCs w:val="22"/>
        </w:rPr>
        <w:t xml:space="preserve">we developed </w:t>
      </w:r>
      <w:r w:rsidR="00B20F7F" w:rsidRPr="00B83807">
        <w:rPr>
          <w:rFonts w:cs="Arial"/>
          <w:sz w:val="22"/>
          <w:szCs w:val="22"/>
        </w:rPr>
        <w:t xml:space="preserve">an age-period-cohort model </w:t>
      </w:r>
      <w:r w:rsidR="00E713D1">
        <w:rPr>
          <w:rFonts w:cs="Arial"/>
          <w:sz w:val="22"/>
          <w:szCs w:val="22"/>
        </w:rPr>
        <w:t>of</w:t>
      </w:r>
      <w:r w:rsidR="00B20F7F" w:rsidRPr="00B83807">
        <w:rPr>
          <w:rFonts w:cs="Arial"/>
          <w:sz w:val="22"/>
          <w:szCs w:val="22"/>
        </w:rPr>
        <w:t xml:space="preserve"> </w:t>
      </w:r>
      <w:r w:rsidR="00BB4F4B">
        <w:rPr>
          <w:rFonts w:cs="Arial"/>
          <w:sz w:val="22"/>
          <w:szCs w:val="22"/>
        </w:rPr>
        <w:t xml:space="preserve">breast cancer mortality and </w:t>
      </w:r>
      <w:r w:rsidR="00B20F7F" w:rsidRPr="00B83807">
        <w:rPr>
          <w:rFonts w:cs="Arial"/>
          <w:sz w:val="22"/>
          <w:szCs w:val="22"/>
        </w:rPr>
        <w:t>the proportion of deaths due to breast cancer</w:t>
      </w:r>
      <w:r w:rsidR="00AF5412">
        <w:rPr>
          <w:rFonts w:cs="Arial"/>
          <w:sz w:val="22"/>
          <w:szCs w:val="22"/>
        </w:rPr>
        <w:t xml:space="preserve"> </w:t>
      </w:r>
      <w:r w:rsidR="001A11B2">
        <w:rPr>
          <w:rFonts w:cs="Arial"/>
          <w:sz w:val="22"/>
          <w:szCs w:val="22"/>
        </w:rPr>
        <w:t xml:space="preserve">during 1968-2018 </w:t>
      </w:r>
      <w:r w:rsidR="00AF5412">
        <w:rPr>
          <w:rFonts w:cs="Arial"/>
          <w:sz w:val="22"/>
          <w:szCs w:val="22"/>
        </w:rPr>
        <w:t xml:space="preserve">among </w:t>
      </w:r>
      <w:r w:rsidR="00E713D1">
        <w:rPr>
          <w:rFonts w:cs="Arial"/>
          <w:sz w:val="22"/>
          <w:szCs w:val="22"/>
        </w:rPr>
        <w:t xml:space="preserve">all </w:t>
      </w:r>
      <w:r w:rsidR="00AF5412">
        <w:rPr>
          <w:rFonts w:cs="Arial"/>
          <w:sz w:val="22"/>
          <w:szCs w:val="22"/>
        </w:rPr>
        <w:t>women</w:t>
      </w:r>
      <w:r w:rsidR="00BB4F4B">
        <w:rPr>
          <w:rFonts w:cs="Arial"/>
          <w:sz w:val="22"/>
          <w:szCs w:val="22"/>
        </w:rPr>
        <w:t xml:space="preserve"> and by race/ethnicity</w:t>
      </w:r>
      <w:r w:rsidR="008F01CE">
        <w:rPr>
          <w:rFonts w:cs="Arial"/>
          <w:sz w:val="22"/>
          <w:szCs w:val="22"/>
        </w:rPr>
        <w:t xml:space="preserve"> in four groups</w:t>
      </w:r>
      <w:r w:rsidR="00A0624D">
        <w:rPr>
          <w:rFonts w:cs="Arial"/>
          <w:sz w:val="22"/>
          <w:szCs w:val="22"/>
        </w:rPr>
        <w:t xml:space="preserve"> with sufficient numbers for estimation</w:t>
      </w:r>
      <w:r w:rsidR="008F01CE">
        <w:rPr>
          <w:rFonts w:cs="Arial"/>
          <w:sz w:val="22"/>
          <w:szCs w:val="22"/>
        </w:rPr>
        <w:t>: Hispanic (all races), Asian/Pacific Islanders</w:t>
      </w:r>
      <w:r w:rsidR="00A0624D">
        <w:rPr>
          <w:rFonts w:cs="Arial"/>
          <w:sz w:val="22"/>
          <w:szCs w:val="22"/>
        </w:rPr>
        <w:t xml:space="preserve"> (regardless of ethnicity)</w:t>
      </w:r>
      <w:r w:rsidR="008F01CE">
        <w:rPr>
          <w:rFonts w:cs="Arial"/>
          <w:sz w:val="22"/>
          <w:szCs w:val="22"/>
        </w:rPr>
        <w:t xml:space="preserve">, non-Hispanic Black/African American, and non-Hispanic </w:t>
      </w:r>
      <w:r w:rsidR="00A0624D">
        <w:rPr>
          <w:rFonts w:cs="Arial"/>
          <w:sz w:val="22"/>
          <w:szCs w:val="22"/>
        </w:rPr>
        <w:t>W</w:t>
      </w:r>
      <w:r w:rsidR="008F01CE">
        <w:rPr>
          <w:rFonts w:cs="Arial"/>
          <w:sz w:val="22"/>
          <w:szCs w:val="22"/>
        </w:rPr>
        <w:t>hite</w:t>
      </w:r>
      <w:r w:rsidR="00B20F7F" w:rsidRPr="00B83807">
        <w:rPr>
          <w:rFonts w:cs="Arial"/>
          <w:sz w:val="22"/>
          <w:szCs w:val="22"/>
        </w:rPr>
        <w:t xml:space="preserve">. </w:t>
      </w:r>
    </w:p>
    <w:p w14:paraId="6F26D8FE" w14:textId="13AF4AD8" w:rsidR="00F52070" w:rsidRDefault="00F52070" w:rsidP="00554676">
      <w:pPr>
        <w:pStyle w:val="TextBody"/>
        <w:spacing w:before="0" w:line="480" w:lineRule="auto"/>
        <w:ind w:left="0" w:firstLine="0"/>
        <w:rPr>
          <w:rFonts w:cs="Arial"/>
          <w:sz w:val="22"/>
          <w:szCs w:val="22"/>
        </w:rPr>
      </w:pPr>
      <w:r>
        <w:rPr>
          <w:rFonts w:cs="Arial"/>
          <w:sz w:val="22"/>
          <w:szCs w:val="22"/>
        </w:rPr>
        <w:t xml:space="preserve">  </w:t>
      </w:r>
      <w:r w:rsidRPr="002E11C8">
        <w:rPr>
          <w:rFonts w:cs="Arial"/>
          <w:b/>
          <w:sz w:val="22"/>
          <w:szCs w:val="22"/>
        </w:rPr>
        <w:t>Results</w:t>
      </w:r>
      <w:r>
        <w:rPr>
          <w:rFonts w:cs="Arial"/>
          <w:sz w:val="22"/>
          <w:szCs w:val="22"/>
        </w:rPr>
        <w:t xml:space="preserve">: </w:t>
      </w:r>
      <w:r w:rsidR="001A11B2">
        <w:rPr>
          <w:rFonts w:cs="Arial"/>
          <w:sz w:val="22"/>
          <w:szCs w:val="22"/>
        </w:rPr>
        <w:t xml:space="preserve">Breast cancer mortality rates have decreased over time except among minority women ≥70 years. </w:t>
      </w:r>
      <w:r w:rsidR="00E713D1">
        <w:rPr>
          <w:rFonts w:cs="Arial"/>
          <w:sz w:val="22"/>
          <w:szCs w:val="22"/>
        </w:rPr>
        <w:t>Before</w:t>
      </w:r>
      <w:r w:rsidR="00B20F7F" w:rsidRPr="00B83807">
        <w:rPr>
          <w:rFonts w:cs="Arial"/>
          <w:sz w:val="22"/>
          <w:szCs w:val="22"/>
        </w:rPr>
        <w:t xml:space="preserve"> </w:t>
      </w:r>
      <w:r w:rsidR="008C0F92">
        <w:rPr>
          <w:rFonts w:cs="Arial"/>
          <w:sz w:val="22"/>
          <w:szCs w:val="22"/>
        </w:rPr>
        <w:t>2004 but not after</w:t>
      </w:r>
      <w:r w:rsidR="00B20F7F" w:rsidRPr="00B83807">
        <w:rPr>
          <w:rFonts w:cs="Arial"/>
          <w:sz w:val="22"/>
          <w:szCs w:val="22"/>
        </w:rPr>
        <w:t xml:space="preserve"> the percent of deaths due to breast cancer was highest for </w:t>
      </w:r>
      <w:r w:rsidR="002C4890" w:rsidRPr="00B83807">
        <w:rPr>
          <w:rFonts w:cs="Arial"/>
          <w:sz w:val="22"/>
          <w:szCs w:val="22"/>
        </w:rPr>
        <w:t xml:space="preserve">non-Hispanic </w:t>
      </w:r>
      <w:r w:rsidR="008109E2">
        <w:rPr>
          <w:rFonts w:cs="Arial"/>
          <w:sz w:val="22"/>
          <w:szCs w:val="22"/>
        </w:rPr>
        <w:t>W</w:t>
      </w:r>
      <w:r w:rsidR="00B20F7F" w:rsidRPr="00B83807">
        <w:rPr>
          <w:rFonts w:cs="Arial"/>
          <w:sz w:val="22"/>
          <w:szCs w:val="22"/>
        </w:rPr>
        <w:t xml:space="preserve">hite women. </w:t>
      </w:r>
      <w:r w:rsidR="006C39C2">
        <w:rPr>
          <w:rFonts w:cs="Arial"/>
          <w:sz w:val="22"/>
          <w:szCs w:val="22"/>
        </w:rPr>
        <w:t>In 201</w:t>
      </w:r>
      <w:r w:rsidR="00F817E0">
        <w:rPr>
          <w:rFonts w:cs="Arial"/>
          <w:sz w:val="22"/>
          <w:szCs w:val="22"/>
        </w:rPr>
        <w:t>8</w:t>
      </w:r>
      <w:r w:rsidR="006C39C2">
        <w:rPr>
          <w:rFonts w:cs="Arial"/>
          <w:sz w:val="22"/>
          <w:szCs w:val="22"/>
        </w:rPr>
        <w:t>, t</w:t>
      </w:r>
      <w:r w:rsidR="005F7156" w:rsidRPr="005F7156">
        <w:rPr>
          <w:rFonts w:cs="Arial"/>
          <w:sz w:val="22"/>
          <w:szCs w:val="22"/>
        </w:rPr>
        <w:t xml:space="preserve">he </w:t>
      </w:r>
      <w:r w:rsidR="005F7156">
        <w:rPr>
          <w:rFonts w:cs="Arial"/>
          <w:sz w:val="22"/>
          <w:szCs w:val="22"/>
        </w:rPr>
        <w:t xml:space="preserve">age-adjusted </w:t>
      </w:r>
      <w:r w:rsidR="005F7156" w:rsidRPr="005F7156">
        <w:rPr>
          <w:rFonts w:cs="Arial"/>
          <w:sz w:val="22"/>
          <w:szCs w:val="22"/>
        </w:rPr>
        <w:t xml:space="preserve">percent </w:t>
      </w:r>
      <w:r w:rsidR="005F7156">
        <w:rPr>
          <w:rFonts w:cs="Arial"/>
          <w:sz w:val="22"/>
          <w:szCs w:val="22"/>
        </w:rPr>
        <w:t xml:space="preserve">of deaths </w:t>
      </w:r>
      <w:r w:rsidR="006C39C2">
        <w:rPr>
          <w:rFonts w:cs="Arial"/>
          <w:sz w:val="22"/>
          <w:szCs w:val="22"/>
        </w:rPr>
        <w:t>due to breast cancer</w:t>
      </w:r>
      <w:r w:rsidR="008B7548">
        <w:rPr>
          <w:rFonts w:cs="Arial"/>
          <w:sz w:val="22"/>
          <w:szCs w:val="22"/>
        </w:rPr>
        <w:t xml:space="preserve"> for women </w:t>
      </w:r>
      <w:r w:rsidR="005F7156" w:rsidRPr="005F7156">
        <w:rPr>
          <w:rFonts w:cs="Arial"/>
          <w:sz w:val="22"/>
          <w:szCs w:val="22"/>
        </w:rPr>
        <w:t>was highest for Asian/Pacific Islanders (</w:t>
      </w:r>
      <w:r w:rsidR="008C0F92">
        <w:rPr>
          <w:rFonts w:cs="Arial"/>
          <w:sz w:val="22"/>
          <w:szCs w:val="22"/>
        </w:rPr>
        <w:t>5.6</w:t>
      </w:r>
      <w:r w:rsidR="005F7156" w:rsidRPr="005F7156">
        <w:rPr>
          <w:rFonts w:cs="Arial"/>
          <w:sz w:val="22"/>
          <w:szCs w:val="22"/>
        </w:rPr>
        <w:t xml:space="preserve">%) followed by </w:t>
      </w:r>
      <w:r w:rsidR="008C0F92">
        <w:rPr>
          <w:rFonts w:cs="Arial"/>
          <w:sz w:val="22"/>
          <w:szCs w:val="22"/>
        </w:rPr>
        <w:t>non-Hispanic Black/African American</w:t>
      </w:r>
      <w:r w:rsidR="008C0F92" w:rsidRPr="005F7156">
        <w:rPr>
          <w:rFonts w:cs="Arial"/>
          <w:sz w:val="22"/>
          <w:szCs w:val="22"/>
        </w:rPr>
        <w:t xml:space="preserve"> (</w:t>
      </w:r>
      <w:r w:rsidR="008C0F92">
        <w:rPr>
          <w:rFonts w:cs="Arial"/>
          <w:sz w:val="22"/>
          <w:szCs w:val="22"/>
        </w:rPr>
        <w:t>4</w:t>
      </w:r>
      <w:r w:rsidR="008C0F92" w:rsidRPr="00D04E4F">
        <w:rPr>
          <w:rFonts w:cs="Arial"/>
          <w:sz w:val="22"/>
          <w:szCs w:val="22"/>
        </w:rPr>
        <w:t>.5</w:t>
      </w:r>
      <w:r w:rsidR="008C0F92" w:rsidRPr="005F7156">
        <w:rPr>
          <w:rFonts w:cs="Arial"/>
          <w:sz w:val="22"/>
          <w:szCs w:val="22"/>
        </w:rPr>
        <w:t>%)</w:t>
      </w:r>
      <w:r w:rsidR="008C0F92">
        <w:rPr>
          <w:rFonts w:cs="Arial"/>
          <w:sz w:val="22"/>
          <w:szCs w:val="22"/>
        </w:rPr>
        <w:t>,</w:t>
      </w:r>
      <w:r w:rsidR="008C0F92" w:rsidRPr="005F7156">
        <w:rPr>
          <w:rFonts w:cs="Arial"/>
          <w:sz w:val="22"/>
          <w:szCs w:val="22"/>
        </w:rPr>
        <w:t xml:space="preserve"> </w:t>
      </w:r>
      <w:r w:rsidR="005F7156" w:rsidRPr="005F7156">
        <w:rPr>
          <w:rFonts w:cs="Arial"/>
          <w:sz w:val="22"/>
          <w:szCs w:val="22"/>
        </w:rPr>
        <w:t>Hispanic (</w:t>
      </w:r>
      <w:r w:rsidR="008C0F92">
        <w:rPr>
          <w:rFonts w:cs="Arial"/>
          <w:sz w:val="22"/>
          <w:szCs w:val="22"/>
        </w:rPr>
        <w:t>4.4</w:t>
      </w:r>
      <w:r w:rsidR="005F7156" w:rsidRPr="005F7156">
        <w:rPr>
          <w:rFonts w:cs="Arial"/>
          <w:sz w:val="22"/>
          <w:szCs w:val="22"/>
        </w:rPr>
        <w:t xml:space="preserve">%), and non-Hispanic </w:t>
      </w:r>
      <w:r w:rsidR="00F817E0">
        <w:rPr>
          <w:rFonts w:cs="Arial"/>
          <w:sz w:val="22"/>
          <w:szCs w:val="22"/>
        </w:rPr>
        <w:t>W</w:t>
      </w:r>
      <w:r w:rsidR="005F7156" w:rsidRPr="005F7156">
        <w:rPr>
          <w:rFonts w:cs="Arial"/>
          <w:sz w:val="22"/>
          <w:szCs w:val="22"/>
        </w:rPr>
        <w:t>hite women (</w:t>
      </w:r>
      <w:r w:rsidR="008C0F92">
        <w:rPr>
          <w:rFonts w:cs="Arial"/>
          <w:sz w:val="22"/>
          <w:szCs w:val="22"/>
        </w:rPr>
        <w:t>4.1</w:t>
      </w:r>
      <w:r w:rsidR="006C39C2">
        <w:rPr>
          <w:rFonts w:cs="Arial"/>
          <w:sz w:val="22"/>
          <w:szCs w:val="22"/>
        </w:rPr>
        <w:t>%</w:t>
      </w:r>
      <w:r w:rsidR="005F7156" w:rsidRPr="005F7156">
        <w:rPr>
          <w:rFonts w:cs="Arial"/>
          <w:sz w:val="22"/>
          <w:szCs w:val="22"/>
        </w:rPr>
        <w:t>).</w:t>
      </w:r>
      <w:r w:rsidR="005F7156">
        <w:rPr>
          <w:rFonts w:cs="Arial"/>
          <w:sz w:val="22"/>
          <w:szCs w:val="22"/>
        </w:rPr>
        <w:t xml:space="preserve"> </w:t>
      </w:r>
    </w:p>
    <w:p w14:paraId="411C8131" w14:textId="3FD0DA23" w:rsidR="008109E2" w:rsidRPr="007C2488" w:rsidRDefault="00F52070" w:rsidP="00554676">
      <w:pPr>
        <w:pStyle w:val="TextBody"/>
        <w:spacing w:before="0" w:line="480" w:lineRule="auto"/>
        <w:ind w:left="0" w:firstLine="0"/>
        <w:rPr>
          <w:rFonts w:cs="Arial"/>
          <w:sz w:val="22"/>
          <w:szCs w:val="22"/>
        </w:rPr>
      </w:pPr>
      <w:r>
        <w:rPr>
          <w:rFonts w:cs="Arial"/>
          <w:sz w:val="22"/>
          <w:szCs w:val="22"/>
        </w:rPr>
        <w:t xml:space="preserve">  </w:t>
      </w:r>
      <w:r w:rsidRPr="002E11C8">
        <w:rPr>
          <w:rFonts w:cs="Arial"/>
          <w:b/>
          <w:sz w:val="22"/>
          <w:szCs w:val="22"/>
        </w:rPr>
        <w:t>Conclusions</w:t>
      </w:r>
      <w:r>
        <w:rPr>
          <w:rFonts w:cs="Arial"/>
          <w:sz w:val="22"/>
          <w:szCs w:val="22"/>
        </w:rPr>
        <w:t xml:space="preserve">: </w:t>
      </w:r>
      <w:r w:rsidR="00A7731F">
        <w:rPr>
          <w:rFonts w:cs="Arial"/>
          <w:sz w:val="22"/>
          <w:szCs w:val="22"/>
        </w:rPr>
        <w:t xml:space="preserve">Disparities in breast </w:t>
      </w:r>
      <w:r w:rsidR="00A7731F" w:rsidRPr="00F817E0">
        <w:rPr>
          <w:rFonts w:cs="Arial"/>
          <w:sz w:val="22"/>
          <w:szCs w:val="22"/>
        </w:rPr>
        <w:t>cancer mortality rates have not changed substantively, whereas t</w:t>
      </w:r>
      <w:r w:rsidR="009F2747" w:rsidRPr="00F817E0">
        <w:rPr>
          <w:rFonts w:cs="Arial"/>
          <w:sz w:val="22"/>
          <w:szCs w:val="22"/>
        </w:rPr>
        <w:t>he proportion of deaths due to breast cancer</w:t>
      </w:r>
      <w:r w:rsidR="008F01CE" w:rsidRPr="00F817E0">
        <w:rPr>
          <w:rFonts w:cs="Arial"/>
          <w:sz w:val="22"/>
          <w:szCs w:val="22"/>
        </w:rPr>
        <w:t xml:space="preserve"> has </w:t>
      </w:r>
      <w:r w:rsidR="009F2747" w:rsidRPr="00F817E0">
        <w:rPr>
          <w:rFonts w:cs="Arial"/>
          <w:sz w:val="22"/>
          <w:szCs w:val="22"/>
        </w:rPr>
        <w:t xml:space="preserve">declined more for non-Hispanic </w:t>
      </w:r>
      <w:r w:rsidR="00A0624D" w:rsidRPr="00F817E0">
        <w:rPr>
          <w:rFonts w:cs="Arial"/>
          <w:sz w:val="22"/>
          <w:szCs w:val="22"/>
        </w:rPr>
        <w:t>W</w:t>
      </w:r>
      <w:r w:rsidR="009F2747" w:rsidRPr="00F817E0">
        <w:rPr>
          <w:rFonts w:cs="Arial"/>
          <w:sz w:val="22"/>
          <w:szCs w:val="22"/>
        </w:rPr>
        <w:t>hite women than for other population subgroups</w:t>
      </w:r>
      <w:r w:rsidR="00F817E0">
        <w:rPr>
          <w:rFonts w:cs="Arial"/>
          <w:sz w:val="22"/>
          <w:szCs w:val="22"/>
        </w:rPr>
        <w:t>;</w:t>
      </w:r>
      <w:r w:rsidR="00F817E0" w:rsidRPr="00F817E0">
        <w:rPr>
          <w:rFonts w:eastAsia="Times New Roman"/>
          <w:color w:val="00000A"/>
          <w:kern w:val="1"/>
          <w:szCs w:val="24"/>
        </w:rPr>
        <w:t xml:space="preserve"> </w:t>
      </w:r>
      <w:r w:rsidR="00F817E0" w:rsidRPr="00F817E0">
        <w:rPr>
          <w:rFonts w:eastAsia="Times New Roman"/>
          <w:color w:val="00000A"/>
          <w:kern w:val="1"/>
          <w:sz w:val="22"/>
          <w:szCs w:val="24"/>
        </w:rPr>
        <w:t>this proportion is now lowest for non-Hispanic White women for the fi</w:t>
      </w:r>
      <w:r w:rsidR="00F817E0" w:rsidRPr="001E55E8">
        <w:rPr>
          <w:rFonts w:eastAsia="Times New Roman"/>
          <w:color w:val="00000A"/>
          <w:kern w:val="1"/>
          <w:sz w:val="22"/>
          <w:szCs w:val="22"/>
        </w:rPr>
        <w:t>rst time in 50 years.</w:t>
      </w:r>
      <w:r w:rsidR="008109E2" w:rsidRPr="007C2488">
        <w:rPr>
          <w:rFonts w:eastAsia="Times New Roman"/>
          <w:color w:val="00000A"/>
          <w:kern w:val="1"/>
          <w:sz w:val="22"/>
          <w:szCs w:val="22"/>
        </w:rPr>
        <w:t xml:space="preserve">  </w:t>
      </w:r>
    </w:p>
    <w:p w14:paraId="70B831D3" w14:textId="4A4D557E" w:rsidR="00F817E0" w:rsidRPr="001E55E8" w:rsidRDefault="008109E2" w:rsidP="001E55E8">
      <w:pPr>
        <w:pStyle w:val="TextBody"/>
        <w:spacing w:before="0" w:line="480" w:lineRule="auto"/>
        <w:ind w:left="0" w:firstLine="0"/>
        <w:rPr>
          <w:rFonts w:eastAsia="Times New Roman"/>
          <w:color w:val="00000A"/>
          <w:kern w:val="1"/>
          <w:sz w:val="22"/>
          <w:szCs w:val="22"/>
        </w:rPr>
      </w:pPr>
      <w:r w:rsidRPr="001E55E8">
        <w:rPr>
          <w:sz w:val="22"/>
          <w:szCs w:val="22"/>
        </w:rPr>
        <w:t xml:space="preserve">  </w:t>
      </w:r>
      <w:r w:rsidR="00F52070" w:rsidRPr="001E55E8">
        <w:rPr>
          <w:b/>
          <w:sz w:val="22"/>
          <w:szCs w:val="22"/>
        </w:rPr>
        <w:t>Impact</w:t>
      </w:r>
      <w:r w:rsidR="00F52070" w:rsidRPr="001E55E8">
        <w:rPr>
          <w:sz w:val="22"/>
          <w:szCs w:val="22"/>
        </w:rPr>
        <w:t xml:space="preserve">: </w:t>
      </w:r>
      <w:r w:rsidR="00F817E0" w:rsidRPr="001E55E8">
        <w:rPr>
          <w:sz w:val="22"/>
          <w:szCs w:val="22"/>
        </w:rPr>
        <w:t xml:space="preserve">Racial and ethnic group disparities in breast cancer mortality are unlikely to decrease in the near future since </w:t>
      </w:r>
      <w:r w:rsidR="00F817E0" w:rsidRPr="001E55E8">
        <w:rPr>
          <w:rFonts w:eastAsia="Times New Roman"/>
          <w:color w:val="00000A"/>
          <w:kern w:val="1"/>
          <w:sz w:val="22"/>
          <w:szCs w:val="22"/>
        </w:rPr>
        <w:t xml:space="preserve">minority women have benefited from screening and treatment innovations at a slower pace than for non-Hispanic White women. </w:t>
      </w:r>
    </w:p>
    <w:p w14:paraId="122E713D" w14:textId="7C22722F" w:rsidR="00F52070" w:rsidRPr="007C2488" w:rsidRDefault="00F52070" w:rsidP="00554676">
      <w:pPr>
        <w:pStyle w:val="TextBody"/>
        <w:spacing w:before="0" w:line="480" w:lineRule="auto"/>
        <w:ind w:left="0" w:firstLine="0"/>
        <w:rPr>
          <w:rFonts w:cs="Arial"/>
          <w:sz w:val="22"/>
          <w:szCs w:val="22"/>
        </w:rPr>
      </w:pPr>
    </w:p>
    <w:p w14:paraId="261A7877" w14:textId="77777777" w:rsidR="002C4890" w:rsidRPr="007C2488" w:rsidRDefault="002C4890" w:rsidP="00554676">
      <w:pPr>
        <w:pStyle w:val="TextBody"/>
        <w:spacing w:before="0" w:line="480" w:lineRule="auto"/>
        <w:ind w:left="0" w:firstLine="0"/>
        <w:rPr>
          <w:rFonts w:cs="Arial"/>
          <w:sz w:val="22"/>
          <w:szCs w:val="22"/>
        </w:rPr>
      </w:pPr>
    </w:p>
    <w:p w14:paraId="172D0495" w14:textId="77777777" w:rsidR="00B20F7F" w:rsidRDefault="00B20F7F" w:rsidP="00041F08">
      <w:pPr>
        <w:spacing w:after="0" w:line="480" w:lineRule="auto"/>
        <w:rPr>
          <w:rFonts w:ascii="Arial" w:hAnsi="Arial" w:cs="Arial"/>
        </w:rPr>
      </w:pPr>
    </w:p>
    <w:p w14:paraId="0EF7CB40" w14:textId="77777777" w:rsidR="00F52070" w:rsidRPr="002E11C8" w:rsidRDefault="0076253A" w:rsidP="002E11C8">
      <w:pPr>
        <w:suppressAutoHyphens w:val="0"/>
        <w:autoSpaceDE w:val="0"/>
        <w:autoSpaceDN w:val="0"/>
        <w:adjustRightInd w:val="0"/>
        <w:spacing w:after="0" w:line="480" w:lineRule="auto"/>
        <w:rPr>
          <w:rFonts w:ascii="arial bold" w:hAnsi="arial bold" w:cs="Arial"/>
          <w:b/>
        </w:rPr>
      </w:pPr>
      <w:r>
        <w:rPr>
          <w:rFonts w:ascii="Arial" w:hAnsi="Arial" w:cs="Arial"/>
          <w:b/>
          <w:caps/>
        </w:rPr>
        <w:br w:type="page"/>
      </w:r>
      <w:r w:rsidR="00F52070" w:rsidRPr="002E11C8">
        <w:rPr>
          <w:rFonts w:ascii="arial bold" w:hAnsi="arial bold" w:cs="Arial"/>
          <w:b/>
        </w:rPr>
        <w:lastRenderedPageBreak/>
        <w:t>Introduction</w:t>
      </w:r>
    </w:p>
    <w:p w14:paraId="62927BC6" w14:textId="40EA7611" w:rsidR="00B31676" w:rsidRDefault="009058F4">
      <w:pPr>
        <w:suppressAutoHyphens w:val="0"/>
        <w:autoSpaceDE w:val="0"/>
        <w:autoSpaceDN w:val="0"/>
        <w:adjustRightInd w:val="0"/>
        <w:spacing w:after="0" w:line="480" w:lineRule="auto"/>
        <w:ind w:firstLine="720"/>
        <w:rPr>
          <w:rFonts w:ascii="Arial" w:hAnsi="Arial" w:cs="Arial"/>
        </w:rPr>
      </w:pPr>
      <w:r>
        <w:rPr>
          <w:rFonts w:ascii="Arial" w:hAnsi="Arial" w:cs="Arial"/>
        </w:rPr>
        <w:t>B</w:t>
      </w:r>
      <w:r w:rsidR="00F54643">
        <w:rPr>
          <w:rFonts w:ascii="Arial" w:hAnsi="Arial" w:cs="Arial"/>
        </w:rPr>
        <w:t xml:space="preserve">reast cancer is </w:t>
      </w:r>
      <w:r w:rsidR="003143F7">
        <w:rPr>
          <w:rFonts w:ascii="Arial" w:hAnsi="Arial" w:cs="Arial"/>
        </w:rPr>
        <w:t xml:space="preserve">the second leading cause of </w:t>
      </w:r>
      <w:r w:rsidR="00B31676">
        <w:rPr>
          <w:rFonts w:ascii="Arial" w:hAnsi="Arial" w:cs="Arial"/>
        </w:rPr>
        <w:t xml:space="preserve">cancer </w:t>
      </w:r>
      <w:r w:rsidR="003143F7">
        <w:rPr>
          <w:rFonts w:ascii="Arial" w:hAnsi="Arial" w:cs="Arial"/>
        </w:rPr>
        <w:t>death in U.S. women</w:t>
      </w:r>
      <w:r w:rsidR="00C41246">
        <w:rPr>
          <w:rFonts w:ascii="Arial" w:hAnsi="Arial" w:cs="Arial"/>
        </w:rPr>
        <w:t xml:space="preserve"> </w:t>
      </w:r>
      <w:r w:rsidR="00DB071E">
        <w:rPr>
          <w:rFonts w:ascii="Arial" w:hAnsi="Arial" w:cs="Arial"/>
        </w:rPr>
        <w:fldChar w:fldCharType="begin"/>
      </w:r>
      <w:r w:rsidR="00DB071E">
        <w:rPr>
          <w:rFonts w:ascii="Arial" w:hAnsi="Arial" w:cs="Arial"/>
        </w:rPr>
        <w:instrText xml:space="preserve"> ADDIN EN.CITE &lt;EndNote&gt;&lt;Cite&gt;&lt;Author&gt;Siegel&lt;/Author&gt;&lt;Year&gt;2020&lt;/Year&gt;&lt;IDText&gt;Cancer statistics, 2020&lt;/IDText&gt;&lt;DisplayText&gt;(1)&lt;/DisplayText&gt;&lt;record&gt;&lt;dates&gt;&lt;pub-dates&gt;&lt;date&gt;Jan&lt;/date&gt;&lt;/pub-dates&gt;&lt;year&gt;2020&lt;/year&gt;&lt;/dates&gt;&lt;keywords&gt;&lt;keyword&gt;cancer cases&lt;/keyword&gt;&lt;keyword&gt;cancer statistics&lt;/keyword&gt;&lt;keyword&gt;death rates&lt;/keyword&gt;&lt;keyword&gt;incidence&lt;/keyword&gt;&lt;keyword&gt;mortality&lt;/keyword&gt;&lt;/keywords&gt;&lt;urls&gt;&lt;related-urls&gt;&lt;url&gt;https://www.ncbi.nlm.nih.gov/pubmed/31912902&lt;/url&gt;&lt;/related-urls&gt;&lt;/urls&gt;&lt;isbn&gt;1542-4863&lt;/isbn&gt;&lt;titles&gt;&lt;title&gt;Cancer statistics, 2020&lt;/title&gt;&lt;secondary-title&gt;CA Cancer J Clin&lt;/secondary-title&gt;&lt;/titles&gt;&lt;pages&gt;7-30&lt;/pages&gt;&lt;number&gt;1&lt;/number&gt;&lt;contributors&gt;&lt;authors&gt;&lt;author&gt;Siegel, R. L.&lt;/author&gt;&lt;author&gt;Miller, K. D.&lt;/author&gt;&lt;author&gt;Jemal, A.&lt;/author&gt;&lt;/authors&gt;&lt;/contributors&gt;&lt;edition&gt;2020/01/08&lt;/edition&gt;&lt;language&gt;eng&lt;/language&gt;&lt;added-date format="utc"&gt;1593474447&lt;/added-date&gt;&lt;ref-type name="Journal Article"&gt;17&lt;/ref-type&gt;&lt;rec-number&gt;6024&lt;/rec-number&gt;&lt;last-updated-date format="utc"&gt;1593474447&lt;/last-updated-date&gt;&lt;accession-num&gt;31912902&lt;/accession-num&gt;&lt;electronic-resource-num&gt;10.3322/caac.21590&lt;/electronic-resource-num&gt;&lt;volume&gt;70&lt;/volume&gt;&lt;/record&gt;&lt;/Cite&gt;&lt;/EndNote&gt;</w:instrText>
      </w:r>
      <w:r w:rsidR="00DB071E">
        <w:rPr>
          <w:rFonts w:ascii="Arial" w:hAnsi="Arial" w:cs="Arial"/>
        </w:rPr>
        <w:fldChar w:fldCharType="separate"/>
      </w:r>
      <w:r w:rsidR="00DB071E">
        <w:rPr>
          <w:rFonts w:ascii="Arial" w:hAnsi="Arial" w:cs="Arial"/>
          <w:noProof/>
        </w:rPr>
        <w:t>(1)</w:t>
      </w:r>
      <w:r w:rsidR="00DB071E">
        <w:rPr>
          <w:rFonts w:ascii="Arial" w:hAnsi="Arial" w:cs="Arial"/>
        </w:rPr>
        <w:fldChar w:fldCharType="end"/>
      </w:r>
      <w:r w:rsidR="00B31676">
        <w:rPr>
          <w:rFonts w:ascii="Arial" w:hAnsi="Arial" w:cs="Arial"/>
        </w:rPr>
        <w:t xml:space="preserve">. </w:t>
      </w:r>
      <w:r w:rsidR="00856CB8">
        <w:rPr>
          <w:rFonts w:ascii="Arial" w:hAnsi="Arial" w:cs="Arial"/>
        </w:rPr>
        <w:t>B</w:t>
      </w:r>
      <w:r w:rsidR="00B31676">
        <w:rPr>
          <w:rFonts w:ascii="Arial" w:hAnsi="Arial" w:cs="Arial"/>
        </w:rPr>
        <w:t xml:space="preserve">reast cancer </w:t>
      </w:r>
      <w:r w:rsidR="00856CB8">
        <w:rPr>
          <w:rFonts w:ascii="Arial" w:hAnsi="Arial" w:cs="Arial"/>
        </w:rPr>
        <w:t>mortality</w:t>
      </w:r>
      <w:r w:rsidR="00B31676">
        <w:rPr>
          <w:rFonts w:ascii="Arial" w:hAnsi="Arial" w:cs="Arial"/>
        </w:rPr>
        <w:t xml:space="preserve"> </w:t>
      </w:r>
      <w:r w:rsidR="003B55C1">
        <w:rPr>
          <w:rFonts w:ascii="Arial" w:hAnsi="Arial" w:cs="Arial"/>
        </w:rPr>
        <w:t xml:space="preserve">has </w:t>
      </w:r>
      <w:r w:rsidR="00B31676">
        <w:rPr>
          <w:rFonts w:ascii="Arial" w:hAnsi="Arial" w:cs="Arial"/>
        </w:rPr>
        <w:t xml:space="preserve">decreased by </w:t>
      </w:r>
      <w:r w:rsidR="00E24362">
        <w:rPr>
          <w:rFonts w:ascii="Arial" w:hAnsi="Arial" w:cs="Arial"/>
        </w:rPr>
        <w:t>about 40</w:t>
      </w:r>
      <w:r w:rsidR="00B31676">
        <w:rPr>
          <w:rFonts w:ascii="Arial" w:hAnsi="Arial" w:cs="Arial"/>
        </w:rPr>
        <w:t xml:space="preserve">% since 1975 </w:t>
      </w:r>
      <w:r w:rsidR="003B55C1">
        <w:rPr>
          <w:rFonts w:ascii="Arial" w:hAnsi="Arial" w:cs="Arial"/>
        </w:rPr>
        <w:t xml:space="preserve">in </w:t>
      </w:r>
      <w:r w:rsidR="00B31676">
        <w:rPr>
          <w:rFonts w:ascii="Arial" w:hAnsi="Arial" w:cs="Arial"/>
        </w:rPr>
        <w:t>all racial and ethnic groups</w:t>
      </w:r>
      <w:r w:rsidR="00565DC1">
        <w:rPr>
          <w:rFonts w:ascii="Arial" w:hAnsi="Arial" w:cs="Arial"/>
        </w:rPr>
        <w:t xml:space="preserve"> combined</w:t>
      </w:r>
      <w:r w:rsidR="00B31676">
        <w:rPr>
          <w:rFonts w:ascii="Arial" w:hAnsi="Arial" w:cs="Arial"/>
        </w:rPr>
        <w:t xml:space="preserve"> </w:t>
      </w:r>
      <w:r w:rsidR="00B31676">
        <w:rPr>
          <w:rFonts w:ascii="Arial" w:hAnsi="Arial" w:cs="Arial"/>
        </w:rPr>
        <w:fldChar w:fldCharType="begin">
          <w:fldData xml:space="preserve">PEVuZE5vdGU+PENpdGU+PEF1dGhvcj5EZVNhbnRpczwvQXV0aG9yPjxZZWFyPjIwMTc8L1llYXI+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</w:fldData>
        </w:fldChar>
      </w:r>
      <w:r w:rsidR="00D87473">
        <w:rPr>
          <w:rFonts w:ascii="Arial" w:hAnsi="Arial" w:cs="Arial"/>
        </w:rPr>
        <w:instrText xml:space="preserve"> ADDIN EN.CITE </w:instrText>
      </w:r>
      <w:r w:rsidR="00D87473">
        <w:rPr>
          <w:rFonts w:ascii="Arial" w:hAnsi="Arial" w:cs="Arial"/>
        </w:rPr>
        <w:fldChar w:fldCharType="begin">
          <w:fldData xml:space="preserve">PEVuZE5vdGU+PENpdGU+PEF1dGhvcj5EZVNhbnRpczwvQXV0aG9yPjxZZWFyPjIwMTc8L1llYXI+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</w:fldData>
        </w:fldChar>
      </w:r>
      <w:r w:rsidR="00D87473">
        <w:rPr>
          <w:rFonts w:ascii="Arial" w:hAnsi="Arial" w:cs="Arial"/>
        </w:rPr>
        <w:instrText xml:space="preserve"> ADDIN EN.CITE.DATA </w:instrText>
      </w:r>
      <w:r w:rsidR="00D87473">
        <w:rPr>
          <w:rFonts w:ascii="Arial" w:hAnsi="Arial" w:cs="Arial"/>
        </w:rPr>
      </w:r>
      <w:r w:rsidR="00D87473">
        <w:rPr>
          <w:rFonts w:ascii="Arial" w:hAnsi="Arial" w:cs="Arial"/>
        </w:rPr>
        <w:fldChar w:fldCharType="end"/>
      </w:r>
      <w:r w:rsidR="00B31676">
        <w:rPr>
          <w:rFonts w:ascii="Arial" w:hAnsi="Arial" w:cs="Arial"/>
        </w:rPr>
      </w:r>
      <w:r w:rsidR="00B31676">
        <w:rPr>
          <w:rFonts w:ascii="Arial" w:hAnsi="Arial" w:cs="Arial"/>
        </w:rPr>
        <w:fldChar w:fldCharType="separate"/>
      </w:r>
      <w:r w:rsidR="00D87473">
        <w:rPr>
          <w:rFonts w:ascii="Arial" w:hAnsi="Arial" w:cs="Arial"/>
          <w:noProof/>
        </w:rPr>
        <w:t>(2-4)</w:t>
      </w:r>
      <w:r w:rsidR="00B31676">
        <w:rPr>
          <w:rFonts w:ascii="Arial" w:hAnsi="Arial" w:cs="Arial"/>
        </w:rPr>
        <w:fldChar w:fldCharType="end"/>
      </w:r>
      <w:r w:rsidR="006060EA">
        <w:rPr>
          <w:rFonts w:ascii="Arial" w:hAnsi="Arial" w:cs="Arial"/>
        </w:rPr>
        <w:t>.</w:t>
      </w:r>
      <w:r w:rsidR="00044C34">
        <w:rPr>
          <w:rFonts w:ascii="Arial" w:hAnsi="Arial" w:cs="Arial"/>
        </w:rPr>
        <w:t xml:space="preserve"> </w:t>
      </w:r>
      <w:r w:rsidR="006060EA">
        <w:rPr>
          <w:rFonts w:ascii="Arial" w:hAnsi="Arial" w:cs="Arial"/>
        </w:rPr>
        <w:t xml:space="preserve">Long-standing racial disparities in breast cancer mortality are evident through descriptive analyses of surveillance data </w:t>
      </w:r>
      <w:r w:rsidR="00044C34">
        <w:rPr>
          <w:rFonts w:ascii="Arial" w:hAnsi="Arial" w:cs="Arial"/>
        </w:rPr>
        <w:t xml:space="preserve">with </w:t>
      </w:r>
      <w:r w:rsidR="00061101">
        <w:rPr>
          <w:rFonts w:ascii="Arial" w:hAnsi="Arial" w:cs="Arial"/>
        </w:rPr>
        <w:t>greate</w:t>
      </w:r>
      <w:r w:rsidR="00995B64">
        <w:rPr>
          <w:rFonts w:ascii="Arial" w:hAnsi="Arial" w:cs="Arial"/>
        </w:rPr>
        <w:t>r</w:t>
      </w:r>
      <w:r w:rsidR="00061101">
        <w:rPr>
          <w:rFonts w:ascii="Arial" w:hAnsi="Arial" w:cs="Arial"/>
        </w:rPr>
        <w:t xml:space="preserve"> </w:t>
      </w:r>
      <w:r w:rsidR="006060EA">
        <w:rPr>
          <w:rFonts w:ascii="Arial" w:hAnsi="Arial" w:cs="Arial"/>
        </w:rPr>
        <w:t xml:space="preserve">mortality </w:t>
      </w:r>
      <w:r w:rsidR="00044C34">
        <w:rPr>
          <w:rFonts w:ascii="Arial" w:hAnsi="Arial" w:cs="Arial"/>
        </w:rPr>
        <w:t>decline</w:t>
      </w:r>
      <w:r w:rsidR="006060EA">
        <w:rPr>
          <w:rFonts w:ascii="Arial" w:hAnsi="Arial" w:cs="Arial"/>
        </w:rPr>
        <w:t>s observed for</w:t>
      </w:r>
      <w:r w:rsidR="00044C34">
        <w:rPr>
          <w:rFonts w:ascii="Arial" w:hAnsi="Arial" w:cs="Arial"/>
        </w:rPr>
        <w:t xml:space="preserve"> </w:t>
      </w:r>
      <w:r w:rsidR="00E24362">
        <w:rPr>
          <w:rFonts w:ascii="Arial" w:hAnsi="Arial" w:cs="Arial"/>
        </w:rPr>
        <w:t>W</w:t>
      </w:r>
      <w:r w:rsidR="00061101">
        <w:rPr>
          <w:rFonts w:ascii="Arial" w:hAnsi="Arial" w:cs="Arial"/>
        </w:rPr>
        <w:t>hite women</w:t>
      </w:r>
      <w:r w:rsidR="006060EA">
        <w:rPr>
          <w:rFonts w:ascii="Arial" w:hAnsi="Arial" w:cs="Arial"/>
        </w:rPr>
        <w:t xml:space="preserve"> compared with </w:t>
      </w:r>
      <w:r w:rsidR="00D97AF8">
        <w:rPr>
          <w:rFonts w:ascii="Arial" w:hAnsi="Arial" w:cs="Arial"/>
        </w:rPr>
        <w:t xml:space="preserve">women of other </w:t>
      </w:r>
      <w:r w:rsidR="006060EA">
        <w:rPr>
          <w:rFonts w:ascii="Arial" w:hAnsi="Arial" w:cs="Arial"/>
        </w:rPr>
        <w:t>rac</w:t>
      </w:r>
      <w:r w:rsidR="00D97AF8">
        <w:rPr>
          <w:rFonts w:ascii="Arial" w:hAnsi="Arial" w:cs="Arial"/>
        </w:rPr>
        <w:t>es and Hispanic ethnicity</w:t>
      </w:r>
      <w:r w:rsidR="00061101">
        <w:rPr>
          <w:rFonts w:ascii="Arial" w:hAnsi="Arial" w:cs="Arial"/>
        </w:rPr>
        <w:t xml:space="preserve"> </w:t>
      </w:r>
      <w:r w:rsidR="00061101">
        <w:rPr>
          <w:rFonts w:ascii="Arial" w:hAnsi="Arial" w:cs="Arial"/>
        </w:rPr>
        <w:fldChar w:fldCharType="begin">
          <w:fldData xml:space="preserve">PEVuZE5vdGU+PENpdGU+PEF1dGhvcj5BZGVtdXlpd2E8L0F1dGhvcj48WWVhcj4yMDE1PC9ZZWFy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</w:fldData>
        </w:fldChar>
      </w:r>
      <w:r w:rsidR="00D87473">
        <w:rPr>
          <w:rFonts w:ascii="Arial" w:hAnsi="Arial" w:cs="Arial"/>
        </w:rPr>
        <w:instrText xml:space="preserve"> ADDIN EN.CITE </w:instrText>
      </w:r>
      <w:r w:rsidR="00D87473">
        <w:rPr>
          <w:rFonts w:ascii="Arial" w:hAnsi="Arial" w:cs="Arial"/>
        </w:rPr>
        <w:fldChar w:fldCharType="begin">
          <w:fldData xml:space="preserve">PEVuZE5vdGU+PENpdGU+PEF1dGhvcj5BZGVtdXlpd2E8L0F1dGhvcj48WWVhcj4yMDE1PC9ZZWFy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</w:fldData>
        </w:fldChar>
      </w:r>
      <w:r w:rsidR="00D87473">
        <w:rPr>
          <w:rFonts w:ascii="Arial" w:hAnsi="Arial" w:cs="Arial"/>
        </w:rPr>
        <w:instrText xml:space="preserve"> ADDIN EN.CITE.DATA </w:instrText>
      </w:r>
      <w:r w:rsidR="00D87473">
        <w:rPr>
          <w:rFonts w:ascii="Arial" w:hAnsi="Arial" w:cs="Arial"/>
        </w:rPr>
      </w:r>
      <w:r w:rsidR="00D87473">
        <w:rPr>
          <w:rFonts w:ascii="Arial" w:hAnsi="Arial" w:cs="Arial"/>
        </w:rPr>
        <w:fldChar w:fldCharType="end"/>
      </w:r>
      <w:r w:rsidR="00061101">
        <w:rPr>
          <w:rFonts w:ascii="Arial" w:hAnsi="Arial" w:cs="Arial"/>
        </w:rPr>
      </w:r>
      <w:r w:rsidR="00061101">
        <w:rPr>
          <w:rFonts w:ascii="Arial" w:hAnsi="Arial" w:cs="Arial"/>
        </w:rPr>
        <w:fldChar w:fldCharType="separate"/>
      </w:r>
      <w:r w:rsidR="00D87473">
        <w:rPr>
          <w:rFonts w:ascii="Arial" w:hAnsi="Arial" w:cs="Arial"/>
          <w:noProof/>
        </w:rPr>
        <w:t>(4-6)</w:t>
      </w:r>
      <w:r w:rsidR="00061101">
        <w:rPr>
          <w:rFonts w:ascii="Arial" w:hAnsi="Arial" w:cs="Arial"/>
        </w:rPr>
        <w:fldChar w:fldCharType="end"/>
      </w:r>
      <w:r w:rsidR="00061101">
        <w:rPr>
          <w:rFonts w:ascii="Arial" w:hAnsi="Arial" w:cs="Arial"/>
        </w:rPr>
        <w:t xml:space="preserve">. </w:t>
      </w:r>
      <w:r w:rsidR="00F62FD3">
        <w:rPr>
          <w:rFonts w:ascii="Arial" w:hAnsi="Arial" w:cs="Arial"/>
        </w:rPr>
        <w:t xml:space="preserve">Based on data through 2015, </w:t>
      </w:r>
      <w:r w:rsidR="00AC0EE3">
        <w:rPr>
          <w:rFonts w:ascii="Arial" w:hAnsi="Arial" w:cs="Arial"/>
        </w:rPr>
        <w:t xml:space="preserve">DeSantis </w:t>
      </w:r>
      <w:r w:rsidR="00B83807">
        <w:rPr>
          <w:rFonts w:ascii="Arial" w:hAnsi="Arial" w:cs="Arial"/>
        </w:rPr>
        <w:fldChar w:fldCharType="begin">
          <w:fldData xml:space="preserve">PEVuZE5vdGU+PENpdGU+PEF1dGhvcj5EZVNhbnRpczwvQXV0aG9yPjxZZWFyPjIwMTc8L1llYXI+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</w:fldData>
        </w:fldChar>
      </w:r>
      <w:r w:rsidR="00D87473">
        <w:rPr>
          <w:rFonts w:ascii="Arial" w:hAnsi="Arial" w:cs="Arial"/>
        </w:rPr>
        <w:instrText xml:space="preserve"> ADDIN EN.CITE </w:instrText>
      </w:r>
      <w:r w:rsidR="00D87473">
        <w:rPr>
          <w:rFonts w:ascii="Arial" w:hAnsi="Arial" w:cs="Arial"/>
        </w:rPr>
        <w:fldChar w:fldCharType="begin">
          <w:fldData xml:space="preserve">PEVuZE5vdGU+PENpdGU+PEF1dGhvcj5EZVNhbnRpczwvQXV0aG9yPjxZZWFyPjIwMTc8L1llYXI+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</w:fldData>
        </w:fldChar>
      </w:r>
      <w:r w:rsidR="00D87473">
        <w:rPr>
          <w:rFonts w:ascii="Arial" w:hAnsi="Arial" w:cs="Arial"/>
        </w:rPr>
        <w:instrText xml:space="preserve"> ADDIN EN.CITE.DATA </w:instrText>
      </w:r>
      <w:r w:rsidR="00D87473">
        <w:rPr>
          <w:rFonts w:ascii="Arial" w:hAnsi="Arial" w:cs="Arial"/>
        </w:rPr>
      </w:r>
      <w:r w:rsidR="00D87473">
        <w:rPr>
          <w:rFonts w:ascii="Arial" w:hAnsi="Arial" w:cs="Arial"/>
        </w:rPr>
        <w:fldChar w:fldCharType="end"/>
      </w:r>
      <w:r w:rsidR="00B83807">
        <w:rPr>
          <w:rFonts w:ascii="Arial" w:hAnsi="Arial" w:cs="Arial"/>
        </w:rPr>
      </w:r>
      <w:r w:rsidR="00B83807">
        <w:rPr>
          <w:rFonts w:ascii="Arial" w:hAnsi="Arial" w:cs="Arial"/>
        </w:rPr>
        <w:fldChar w:fldCharType="separate"/>
      </w:r>
      <w:r w:rsidR="00D87473">
        <w:rPr>
          <w:rFonts w:ascii="Arial" w:hAnsi="Arial" w:cs="Arial"/>
          <w:noProof/>
        </w:rPr>
        <w:t>(2)</w:t>
      </w:r>
      <w:r w:rsidR="00B83807">
        <w:rPr>
          <w:rFonts w:ascii="Arial" w:hAnsi="Arial" w:cs="Arial"/>
        </w:rPr>
        <w:fldChar w:fldCharType="end"/>
      </w:r>
      <w:r w:rsidR="00B83807">
        <w:rPr>
          <w:rFonts w:ascii="Arial" w:hAnsi="Arial" w:cs="Arial"/>
        </w:rPr>
        <w:t xml:space="preserve"> </w:t>
      </w:r>
      <w:r w:rsidR="00AC0EE3">
        <w:rPr>
          <w:rFonts w:ascii="Arial" w:hAnsi="Arial" w:cs="Arial"/>
        </w:rPr>
        <w:t>suggest</w:t>
      </w:r>
      <w:r w:rsidR="006060EA">
        <w:rPr>
          <w:rFonts w:ascii="Arial" w:hAnsi="Arial" w:cs="Arial"/>
        </w:rPr>
        <w:t>ed</w:t>
      </w:r>
      <w:r w:rsidR="00044C34">
        <w:rPr>
          <w:rFonts w:ascii="Arial" w:hAnsi="Arial" w:cs="Arial"/>
        </w:rPr>
        <w:t xml:space="preserve"> that</w:t>
      </w:r>
      <w:r w:rsidR="00AC0EE3">
        <w:rPr>
          <w:rFonts w:ascii="Arial" w:hAnsi="Arial" w:cs="Arial"/>
        </w:rPr>
        <w:t xml:space="preserve"> </w:t>
      </w:r>
      <w:r w:rsidR="008622A6">
        <w:rPr>
          <w:rFonts w:ascii="Arial" w:hAnsi="Arial" w:cs="Arial"/>
        </w:rPr>
        <w:t xml:space="preserve">racial-ethnic </w:t>
      </w:r>
      <w:r w:rsidR="00AC0EE3">
        <w:rPr>
          <w:rFonts w:ascii="Arial" w:hAnsi="Arial" w:cs="Arial"/>
        </w:rPr>
        <w:t>d</w:t>
      </w:r>
      <w:r w:rsidR="00B0359F">
        <w:rPr>
          <w:rFonts w:ascii="Arial" w:hAnsi="Arial" w:cs="Arial"/>
        </w:rPr>
        <w:t xml:space="preserve">isparities in mortality rates </w:t>
      </w:r>
      <w:r w:rsidR="00F62FD3">
        <w:rPr>
          <w:rFonts w:ascii="Arial" w:hAnsi="Arial" w:cs="Arial"/>
        </w:rPr>
        <w:t xml:space="preserve">have </w:t>
      </w:r>
      <w:r w:rsidR="00B0359F">
        <w:rPr>
          <w:rFonts w:ascii="Arial" w:hAnsi="Arial" w:cs="Arial"/>
        </w:rPr>
        <w:t>stabilized</w:t>
      </w:r>
      <w:r w:rsidR="00A0624D">
        <w:rPr>
          <w:rFonts w:ascii="Arial" w:hAnsi="Arial" w:cs="Arial"/>
        </w:rPr>
        <w:t xml:space="preserve"> with </w:t>
      </w:r>
      <w:r w:rsidR="00142312">
        <w:rPr>
          <w:rFonts w:ascii="Arial" w:hAnsi="Arial" w:cs="Arial"/>
        </w:rPr>
        <w:t xml:space="preserve">death rates 39% higher among </w:t>
      </w:r>
      <w:r w:rsidR="00A0624D">
        <w:rPr>
          <w:rFonts w:ascii="Arial" w:hAnsi="Arial" w:cs="Arial"/>
        </w:rPr>
        <w:t xml:space="preserve">non-Hispanic Black women </w:t>
      </w:r>
      <w:r w:rsidR="00142312">
        <w:rPr>
          <w:rFonts w:ascii="Arial" w:hAnsi="Arial" w:cs="Arial"/>
        </w:rPr>
        <w:t>compared with non-Hispanic White women</w:t>
      </w:r>
      <w:r w:rsidR="00F62FD3">
        <w:rPr>
          <w:rFonts w:ascii="Arial" w:hAnsi="Arial" w:cs="Arial"/>
        </w:rPr>
        <w:t xml:space="preserve">. In another analysis of breast cancer incidence rates, Davis Lynn </w:t>
      </w:r>
      <w:r w:rsidR="00F62FD3">
        <w:rPr>
          <w:rFonts w:ascii="Arial" w:hAnsi="Arial" w:cs="Arial"/>
        </w:rPr>
        <w:fldChar w:fldCharType="begin"/>
      </w:r>
      <w:r w:rsidR="00D87473">
        <w:rPr>
          <w:rFonts w:ascii="Arial" w:hAnsi="Arial" w:cs="Arial"/>
        </w:rPr>
        <w:instrText xml:space="preserve"> ADDIN EN.CITE &lt;EndNote&gt;&lt;Cite&gt;&lt;Author&gt;Davis Lynn&lt;/Author&gt;&lt;Year&gt;2018&lt;/Year&gt;&lt;RecNum&gt;3082&lt;/RecNum&gt;&lt;DisplayText&gt;(7)&lt;/DisplayText&gt;&lt;record&gt;&lt;rec-number&gt;3082&lt;/rec-number&gt;&lt;foreign-keys&gt;&lt;key app="EN" db-id="tape2rpadt2rxgeweaxx5r0qzze99wzatp2z" timestamp="1544455867"&gt;3082&lt;/key&gt;&lt;/foreign-keys&gt;&lt;ref-type name="Journal Article"&gt;17&lt;/ref-type&gt;&lt;contributors&gt;&lt;authors&gt;&lt;author&gt;Davis Lynn, B. C.&lt;/author&gt;&lt;author&gt;Rosenberg, P. S.&lt;/author&gt;&lt;author&gt;Anderson, W. F.&lt;/author&gt;&lt;author&gt;Gierach, G. L.&lt;/author&gt;&lt;/authors&gt;&lt;/contributors&gt;&lt;auth-address&gt;Division of Cancer Epidemiology and Genetics, National Cancer Institute, Bethesda, MD.&lt;/auth-address&gt;&lt;titles&gt;&lt;title&gt;Black-White Breast Cancer Incidence Trends: Effects of Ethnicity&lt;/title&gt;&lt;secondary-title&gt;J Natl Cancer Inst&lt;/secondary-title&gt;&lt;/titles&gt;&lt;periodical&gt;&lt;full-title&gt;J Natl Cancer Inst&lt;/full-title&gt;&lt;/periodical&gt;&lt;pages&gt;1270-1272&lt;/pages&gt;&lt;volume&gt;110&lt;/volume&gt;&lt;number&gt;11&lt;/number&gt;&lt;dates&gt;&lt;year&gt;2018&lt;/year&gt;&lt;pub-dates&gt;&lt;date&gt;Nov 1&lt;/date&gt;&lt;/pub-dates&gt;&lt;/dates&gt;&lt;isbn&gt;1460-2105 (Electronic)&amp;#xD;0027-8874 (Linking)&lt;/isbn&gt;&lt;accession-num&gt;29982593&lt;/accession-num&gt;&lt;urls&gt;&lt;related-urls&gt;&lt;url&gt;https://www.ncbi.nlm.nih.gov/pubmed/29982593&lt;/url&gt;&lt;/related-urls&gt;&lt;/urls&gt;&lt;custom2&gt;PMC6235684&lt;/custom2&gt;&lt;electronic-resource-num&gt;10.1093/jnci/djy112&lt;/electronic-resource-num&gt;&lt;/record&gt;&lt;/Cite&gt;&lt;/EndNote&gt;</w:instrText>
      </w:r>
      <w:r w:rsidR="00F62FD3">
        <w:rPr>
          <w:rFonts w:ascii="Arial" w:hAnsi="Arial" w:cs="Arial"/>
        </w:rPr>
        <w:fldChar w:fldCharType="separate"/>
      </w:r>
      <w:r w:rsidR="00D87473">
        <w:rPr>
          <w:rFonts w:ascii="Arial" w:hAnsi="Arial" w:cs="Arial"/>
          <w:noProof/>
        </w:rPr>
        <w:t>(7)</w:t>
      </w:r>
      <w:r w:rsidR="00F62FD3">
        <w:rPr>
          <w:rFonts w:ascii="Arial" w:hAnsi="Arial" w:cs="Arial"/>
        </w:rPr>
        <w:fldChar w:fldCharType="end"/>
      </w:r>
      <w:r w:rsidR="00F62FD3">
        <w:rPr>
          <w:rFonts w:ascii="Arial" w:hAnsi="Arial" w:cs="Arial"/>
        </w:rPr>
        <w:t xml:space="preserve"> concluded that the </w:t>
      </w:r>
      <w:r w:rsidR="00E24362">
        <w:rPr>
          <w:rFonts w:ascii="Arial" w:hAnsi="Arial" w:cs="Arial"/>
        </w:rPr>
        <w:t>B</w:t>
      </w:r>
      <w:r w:rsidR="00F62FD3">
        <w:rPr>
          <w:rFonts w:ascii="Arial" w:hAnsi="Arial" w:cs="Arial"/>
        </w:rPr>
        <w:t>lack-</w:t>
      </w:r>
      <w:r w:rsidR="00E24362">
        <w:rPr>
          <w:rFonts w:ascii="Arial" w:hAnsi="Arial" w:cs="Arial"/>
        </w:rPr>
        <w:t>W</w:t>
      </w:r>
      <w:r w:rsidR="00F62FD3">
        <w:rPr>
          <w:rFonts w:ascii="Arial" w:hAnsi="Arial" w:cs="Arial"/>
        </w:rPr>
        <w:t xml:space="preserve">hite breast cancer mortality disparity is unlikely to worsen since incidence was projected to increase for non-Hispanic </w:t>
      </w:r>
      <w:r w:rsidR="00142312">
        <w:rPr>
          <w:rFonts w:ascii="Arial" w:hAnsi="Arial" w:cs="Arial"/>
        </w:rPr>
        <w:t>W</w:t>
      </w:r>
      <w:r w:rsidR="00F62FD3">
        <w:rPr>
          <w:rFonts w:ascii="Arial" w:hAnsi="Arial" w:cs="Arial"/>
        </w:rPr>
        <w:t xml:space="preserve">hite women but decrease for non-Hispanic </w:t>
      </w:r>
      <w:r w:rsidR="00142312">
        <w:rPr>
          <w:rFonts w:ascii="Arial" w:hAnsi="Arial" w:cs="Arial"/>
        </w:rPr>
        <w:t>B</w:t>
      </w:r>
      <w:r w:rsidR="00F62FD3">
        <w:rPr>
          <w:rFonts w:ascii="Arial" w:hAnsi="Arial" w:cs="Arial"/>
        </w:rPr>
        <w:t>lack women</w:t>
      </w:r>
      <w:r w:rsidR="000B3AFD">
        <w:rPr>
          <w:rFonts w:ascii="Arial" w:hAnsi="Arial" w:cs="Arial"/>
        </w:rPr>
        <w:t>.</w:t>
      </w:r>
    </w:p>
    <w:p w14:paraId="5CEC4B36" w14:textId="13D5A861" w:rsidR="00E24362" w:rsidRDefault="00E24362" w:rsidP="001D5C6C">
      <w:pPr>
        <w:spacing w:after="0" w:line="480" w:lineRule="auto"/>
        <w:ind w:firstLine="720"/>
        <w:outlineLvl w:val="0"/>
        <w:rPr>
          <w:rFonts w:ascii="Arial" w:hAnsi="Arial" w:cs="Arial"/>
        </w:rPr>
      </w:pPr>
      <w:r>
        <w:rPr>
          <w:rFonts w:ascii="Arial" w:hAnsi="Arial" w:cs="Arial"/>
        </w:rPr>
        <w:t xml:space="preserve">Many complex factors influence breast cancer mortality, and these factors impact women of different races and ethnicities in </w:t>
      </w:r>
      <w:r w:rsidR="00BB1E7E">
        <w:rPr>
          <w:rFonts w:ascii="Arial" w:hAnsi="Arial" w:cs="Arial"/>
        </w:rPr>
        <w:t>dissimilar</w:t>
      </w:r>
      <w:r>
        <w:rPr>
          <w:rFonts w:ascii="Arial" w:hAnsi="Arial" w:cs="Arial"/>
        </w:rPr>
        <w:t xml:space="preserve"> ways. </w:t>
      </w:r>
      <w:r w:rsidR="001A2406">
        <w:rPr>
          <w:rFonts w:ascii="Arial" w:hAnsi="Arial" w:cs="Arial"/>
        </w:rPr>
        <w:t>Recent use of m</w:t>
      </w:r>
      <w:r>
        <w:rPr>
          <w:rFonts w:ascii="Arial" w:hAnsi="Arial" w:cs="Arial"/>
        </w:rPr>
        <w:t>ammography screening for the early detection of breast cancer varies by race and ethnicity,</w:t>
      </w:r>
      <w:r w:rsidR="001A2406">
        <w:rPr>
          <w:rFonts w:ascii="Arial" w:hAnsi="Arial" w:cs="Arial"/>
        </w:rPr>
        <w:t xml:space="preserve"> ranging from 65% of non-Hispanic Asian women to 79% of Hispanic women</w:t>
      </w:r>
      <w:r w:rsidR="00E701C5">
        <w:rPr>
          <w:rFonts w:ascii="Arial" w:hAnsi="Arial" w:cs="Arial"/>
        </w:rPr>
        <w:t xml:space="preserve"> </w:t>
      </w:r>
      <w:r w:rsidR="00E701C5">
        <w:rPr>
          <w:rFonts w:ascii="Arial" w:hAnsi="Arial" w:cs="Arial"/>
        </w:rPr>
        <w:fldChar w:fldCharType="begin"/>
      </w:r>
      <w:r w:rsidR="00D87473">
        <w:rPr>
          <w:rFonts w:ascii="Arial" w:hAnsi="Arial" w:cs="Arial"/>
        </w:rPr>
        <w:instrText xml:space="preserve"> ADDIN EN.CITE &lt;EndNote&gt;&lt;Cite&gt;&lt;Author&gt;Hall&lt;/Author&gt;&lt;Year&gt;2018&lt;/Year&gt;&lt;IDText&gt;Patterns and Trends in Cancer Screening in the United States&lt;/IDText&gt;&lt;DisplayText&gt;(8)&lt;/DisplayText&gt;&lt;record&gt;&lt;dates&gt;&lt;pub-dates&gt;&lt;date&gt;07&lt;/date&gt;&lt;/pub-dates&gt;&lt;year&gt;2018&lt;/year&gt;&lt;/dates&gt;&lt;keywords&gt;&lt;keyword&gt;Adult&lt;/keyword&gt;&lt;keyword&gt;Aged&lt;/keyword&gt;&lt;keyword&gt;Cross-Sectional Studies&lt;/keyword&gt;&lt;keyword&gt;Early Detection of Cancer&lt;/keyword&gt;&lt;keyword&gt;Female&lt;/keyword&gt;&lt;keyword&gt;Health Surveys&lt;/keyword&gt;&lt;keyword&gt;Humans&lt;/keyword&gt;&lt;keyword&gt;Male&lt;/keyword&gt;&lt;keyword&gt;Mass Screening&lt;/keyword&gt;&lt;keyword&gt;Middle Aged&lt;/keyword&gt;&lt;keyword&gt;Neoplasms&lt;/keyword&gt;&lt;keyword&gt;Sex Distribution&lt;/keyword&gt;&lt;keyword&gt;Socioeconomic Factors&lt;/keyword&gt;&lt;keyword&gt;United States&lt;/keyword&gt;&lt;keyword&gt;Young Adult&lt;/keyword&gt;&lt;/keywords&gt;&lt;urls&gt;&lt;related-urls&gt;&lt;url&gt;https://www.ncbi.nlm.nih.gov/pubmed/30048233&lt;/url&gt;&lt;/related-urls&gt;&lt;/urls&gt;&lt;isbn&gt;1545-1151&lt;/isbn&gt;&lt;custom2&gt;PMC6093265&lt;/custom2&gt;&lt;titles&gt;&lt;title&gt;Patterns and Trends in Cancer Screening in the United States&lt;/title&gt;&lt;secondary-title&gt;Prev Chronic Dis&lt;/secondary-title&gt;&lt;/titles&gt;&lt;pages&gt;E97&lt;/pages&gt;&lt;contributors&gt;&lt;authors&gt;&lt;author&gt;Hall, I. J.&lt;/author&gt;&lt;author&gt;Tangka, F. K. L.&lt;/author&gt;&lt;author&gt;Sabatino, S. A.&lt;/author&gt;&lt;author&gt;Thompson, T. D.&lt;/author&gt;&lt;author&gt;Graubard, B. I.&lt;/author&gt;&lt;author&gt;Breen, N.&lt;/author&gt;&lt;/authors&gt;&lt;/contributors&gt;&lt;edition&gt;2018/07/26&lt;/edition&gt;&lt;language&gt;eng&lt;/language&gt;&lt;added-date format="utc"&gt;1593469603&lt;/added-date&gt;&lt;ref-type name="Journal Article"&gt;17&lt;/ref-type&gt;&lt;rec-number&gt;6013&lt;/rec-number&gt;&lt;last-updated-date format="utc"&gt;1593469603&lt;/last-updated-date&gt;&lt;accession-num&gt;30048233&lt;/accession-num&gt;&lt;electronic-resource-num&gt;10.5888/pcd15.170465&lt;/electronic-resource-num&gt;&lt;volume&gt;15&lt;/volume&gt;&lt;/record&gt;&lt;/Cite&gt;&lt;/EndNote&gt;</w:instrText>
      </w:r>
      <w:r w:rsidR="00E701C5">
        <w:rPr>
          <w:rFonts w:ascii="Arial" w:hAnsi="Arial" w:cs="Arial"/>
        </w:rPr>
        <w:fldChar w:fldCharType="separate"/>
      </w:r>
      <w:r w:rsidR="00D87473">
        <w:rPr>
          <w:rFonts w:ascii="Arial" w:hAnsi="Arial" w:cs="Arial"/>
          <w:noProof/>
        </w:rPr>
        <w:t>(8)</w:t>
      </w:r>
      <w:r w:rsidR="00E701C5">
        <w:rPr>
          <w:rFonts w:ascii="Arial" w:hAnsi="Arial" w:cs="Arial"/>
        </w:rPr>
        <w:fldChar w:fldCharType="end"/>
      </w:r>
      <w:r w:rsidR="005B2039">
        <w:rPr>
          <w:rFonts w:ascii="Arial" w:hAnsi="Arial" w:cs="Arial"/>
        </w:rPr>
        <w:t xml:space="preserve">. </w:t>
      </w:r>
      <w:r w:rsidR="00BB1E7E">
        <w:rPr>
          <w:rFonts w:ascii="Arial" w:hAnsi="Arial" w:cs="Arial"/>
        </w:rPr>
        <w:t>V</w:t>
      </w:r>
      <w:r w:rsidR="001A2406">
        <w:rPr>
          <w:rFonts w:ascii="Arial" w:hAnsi="Arial" w:cs="Arial"/>
        </w:rPr>
        <w:t>ariations in access to breast cancer care by race and ethnicity have been documented in numerous studies farther along the cancer care continuum including follow-up after an abnormal exam</w:t>
      </w:r>
      <w:r w:rsidR="00E701C5">
        <w:rPr>
          <w:rFonts w:ascii="Arial" w:hAnsi="Arial" w:cs="Arial"/>
        </w:rPr>
        <w:t xml:space="preserve"> </w:t>
      </w:r>
      <w:r w:rsidR="00AD5C3D">
        <w:rPr>
          <w:rFonts w:ascii="Arial" w:hAnsi="Arial" w:cs="Arial"/>
        </w:rPr>
        <w:fldChar w:fldCharType="begin">
          <w:fldData xml:space="preserve">PEVuZE5vdGU+PENpdGU+PEF1dGhvcj5QcmVzczwvQXV0aG9yPjxZZWFyPjIwMDg8L1llYXI+PElE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</w:fldData>
        </w:fldChar>
      </w:r>
      <w:r w:rsidR="00D87473">
        <w:rPr>
          <w:rFonts w:ascii="Arial" w:hAnsi="Arial" w:cs="Arial"/>
        </w:rPr>
        <w:instrText xml:space="preserve"> ADDIN EN.CITE </w:instrText>
      </w:r>
      <w:r w:rsidR="00D87473">
        <w:rPr>
          <w:rFonts w:ascii="Arial" w:hAnsi="Arial" w:cs="Arial"/>
        </w:rPr>
        <w:fldChar w:fldCharType="begin">
          <w:fldData xml:space="preserve">PEVuZE5vdGU+PENpdGU+PEF1dGhvcj5QcmVzczwvQXV0aG9yPjxZZWFyPjIwMDg8L1llYXI+PElE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</w:fldData>
        </w:fldChar>
      </w:r>
      <w:r w:rsidR="00D87473">
        <w:rPr>
          <w:rFonts w:ascii="Arial" w:hAnsi="Arial" w:cs="Arial"/>
        </w:rPr>
        <w:instrText xml:space="preserve"> ADDIN EN.CITE.DATA </w:instrText>
      </w:r>
      <w:r w:rsidR="00D87473">
        <w:rPr>
          <w:rFonts w:ascii="Arial" w:hAnsi="Arial" w:cs="Arial"/>
        </w:rPr>
      </w:r>
      <w:r w:rsidR="00D87473">
        <w:rPr>
          <w:rFonts w:ascii="Arial" w:hAnsi="Arial" w:cs="Arial"/>
        </w:rPr>
        <w:fldChar w:fldCharType="end"/>
      </w:r>
      <w:r w:rsidR="00AD5C3D">
        <w:rPr>
          <w:rFonts w:ascii="Arial" w:hAnsi="Arial" w:cs="Arial"/>
        </w:rPr>
      </w:r>
      <w:r w:rsidR="00AD5C3D">
        <w:rPr>
          <w:rFonts w:ascii="Arial" w:hAnsi="Arial" w:cs="Arial"/>
        </w:rPr>
        <w:fldChar w:fldCharType="separate"/>
      </w:r>
      <w:r w:rsidR="00D87473">
        <w:rPr>
          <w:rFonts w:ascii="Arial" w:hAnsi="Arial" w:cs="Arial"/>
          <w:noProof/>
        </w:rPr>
        <w:t>(9-11)</w:t>
      </w:r>
      <w:r w:rsidR="00AD5C3D">
        <w:rPr>
          <w:rFonts w:ascii="Arial" w:hAnsi="Arial" w:cs="Arial"/>
        </w:rPr>
        <w:fldChar w:fldCharType="end"/>
      </w:r>
      <w:r w:rsidR="001A2406">
        <w:rPr>
          <w:rFonts w:ascii="Arial" w:hAnsi="Arial" w:cs="Arial"/>
        </w:rPr>
        <w:t>, timeliness of initiation of treatment</w:t>
      </w:r>
      <w:r w:rsidR="00AD5C3D">
        <w:rPr>
          <w:rFonts w:ascii="Arial" w:hAnsi="Arial" w:cs="Arial"/>
        </w:rPr>
        <w:t xml:space="preserve"> </w:t>
      </w:r>
      <w:r w:rsidR="00AD5C3D">
        <w:rPr>
          <w:rFonts w:ascii="Arial" w:hAnsi="Arial" w:cs="Arial"/>
        </w:rPr>
        <w:fldChar w:fldCharType="begin">
          <w:fldData xml:space="preserve">PEVuZE5vdGU+PENpdGU+PEF1dGhvcj5DaGF2ZXotTWFjR3JlZ29yPC9BdXRob3I+PFllYXI+MjAx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</w:fldData>
        </w:fldChar>
      </w:r>
      <w:r w:rsidR="00D87473">
        <w:rPr>
          <w:rFonts w:ascii="Arial" w:hAnsi="Arial" w:cs="Arial"/>
        </w:rPr>
        <w:instrText xml:space="preserve"> ADDIN EN.CITE </w:instrText>
      </w:r>
      <w:r w:rsidR="00D87473">
        <w:rPr>
          <w:rFonts w:ascii="Arial" w:hAnsi="Arial" w:cs="Arial"/>
        </w:rPr>
        <w:fldChar w:fldCharType="begin">
          <w:fldData xml:space="preserve">PEVuZE5vdGU+PENpdGU+PEF1dGhvcj5DaGF2ZXotTWFjR3JlZ29yPC9BdXRob3I+PFllYXI+MjAx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</w:fldData>
        </w:fldChar>
      </w:r>
      <w:r w:rsidR="00D87473">
        <w:rPr>
          <w:rFonts w:ascii="Arial" w:hAnsi="Arial" w:cs="Arial"/>
        </w:rPr>
        <w:instrText xml:space="preserve"> ADDIN EN.CITE.DATA </w:instrText>
      </w:r>
      <w:r w:rsidR="00D87473">
        <w:rPr>
          <w:rFonts w:ascii="Arial" w:hAnsi="Arial" w:cs="Arial"/>
        </w:rPr>
      </w:r>
      <w:r w:rsidR="00D87473">
        <w:rPr>
          <w:rFonts w:ascii="Arial" w:hAnsi="Arial" w:cs="Arial"/>
        </w:rPr>
        <w:fldChar w:fldCharType="end"/>
      </w:r>
      <w:r w:rsidR="00AD5C3D">
        <w:rPr>
          <w:rFonts w:ascii="Arial" w:hAnsi="Arial" w:cs="Arial"/>
        </w:rPr>
      </w:r>
      <w:r w:rsidR="00AD5C3D">
        <w:rPr>
          <w:rFonts w:ascii="Arial" w:hAnsi="Arial" w:cs="Arial"/>
        </w:rPr>
        <w:fldChar w:fldCharType="separate"/>
      </w:r>
      <w:r w:rsidR="00D87473">
        <w:rPr>
          <w:rFonts w:ascii="Arial" w:hAnsi="Arial" w:cs="Arial"/>
          <w:noProof/>
        </w:rPr>
        <w:t>(12,13)</w:t>
      </w:r>
      <w:r w:rsidR="00AD5C3D">
        <w:rPr>
          <w:rFonts w:ascii="Arial" w:hAnsi="Arial" w:cs="Arial"/>
        </w:rPr>
        <w:fldChar w:fldCharType="end"/>
      </w:r>
      <w:r w:rsidR="001A2406">
        <w:rPr>
          <w:rFonts w:ascii="Arial" w:hAnsi="Arial" w:cs="Arial"/>
        </w:rPr>
        <w:t>, and concordance of therapy with recommended guidelines</w:t>
      </w:r>
      <w:r w:rsidR="00AD5C3D">
        <w:rPr>
          <w:rFonts w:ascii="Arial" w:hAnsi="Arial" w:cs="Arial"/>
        </w:rPr>
        <w:t xml:space="preserve"> </w:t>
      </w:r>
      <w:r w:rsidR="00AD5C3D">
        <w:rPr>
          <w:rFonts w:ascii="Arial" w:hAnsi="Arial" w:cs="Arial"/>
        </w:rPr>
        <w:fldChar w:fldCharType="begin"/>
      </w:r>
      <w:r w:rsidR="00D87473">
        <w:rPr>
          <w:rFonts w:ascii="Arial" w:hAnsi="Arial" w:cs="Arial"/>
        </w:rPr>
        <w:instrText xml:space="preserve"> ADDIN EN.CITE &lt;EndNote&gt;&lt;Cite&gt;&lt;Author&gt;Chen&lt;/Author&gt;&lt;Year&gt;2015&lt;/Year&gt;&lt;IDText&gt;Racial disparities in breast cancer diagnosis and treatment by hormone receptor and HER2 status&lt;/IDText&gt;&lt;DisplayText&gt;(14)&lt;/DisplayText&gt;&lt;record&gt;&lt;dates&gt;&lt;pub-dates&gt;&lt;date&gt;Nov&lt;/date&gt;&lt;/pub-dates&gt;&lt;year&gt;2015&lt;/year&gt;&lt;/dates&gt;&lt;keywords&gt;&lt;keyword&gt;Adult&lt;/keyword&gt;&lt;keyword&gt;African Americans&lt;/keyword&gt;&lt;keyword&gt;Aged&lt;/keyword&gt;&lt;keyword&gt;Asian Americans&lt;/keyword&gt;&lt;keyword&gt;Breast Neoplasms&lt;/keyword&gt;&lt;keyword&gt;European Continental Ancestry Group&lt;/keyword&gt;&lt;keyword&gt;Female&lt;/keyword&gt;&lt;keyword&gt;Genotype&lt;/keyword&gt;&lt;keyword&gt;Guideline Adherence&lt;/keyword&gt;&lt;keyword&gt;Healthcare Disparities&lt;/keyword&gt;&lt;keyword&gt;Hispanic Americans&lt;/keyword&gt;&lt;keyword&gt;Humans&lt;/keyword&gt;&lt;keyword&gt;Indians, North American&lt;/keyword&gt;&lt;keyword&gt;Middle Aged&lt;/keyword&gt;&lt;keyword&gt;Neoplasm Staging&lt;/keyword&gt;&lt;keyword&gt;Receptor, ErbB-2&lt;/keyword&gt;&lt;keyword&gt;Receptors, Estrogen&lt;/keyword&gt;&lt;keyword&gt;SEER Program&lt;/keyword&gt;&lt;keyword&gt;Triple Negative Breast Neoplasms&lt;/keyword&gt;&lt;keyword&gt;United States&lt;/keyword&gt;&lt;keyword&gt;Young Adult&lt;/keyword&gt;&lt;/keywords&gt;&lt;urls&gt;&lt;related-urls&gt;&lt;url&gt;https://www.ncbi.nlm.nih.gov/pubmed/26464428&lt;/url&gt;&lt;/related-urls&gt;&lt;/urls&gt;&lt;isbn&gt;1538-7755&lt;/isbn&gt;&lt;custom2&gt;PMC4633380&lt;/custom2&gt;&lt;titles&gt;&lt;title&gt;Racial disparities in breast cancer diagnosis and treatment by hormone receptor and HER2 status&lt;/title&gt;&lt;secondary-title&gt;Cancer Epidemiol Biomarkers Prev&lt;/secondary-title&gt;&lt;/titles&gt;&lt;pages&gt;1666-72&lt;/pages&gt;&lt;number&gt;11&lt;/number&gt;&lt;contributors&gt;&lt;authors&gt;&lt;author&gt;Chen, L.&lt;/author&gt;&lt;author&gt;Li, C. I.&lt;/author&gt;&lt;/authors&gt;&lt;/contributors&gt;&lt;edition&gt;2015/10/13&lt;/edition&gt;&lt;language&gt;eng&lt;/language&gt;&lt;added-date format="utc"&gt;1593470015&lt;/added-date&gt;&lt;ref-type name="Journal Article"&gt;17&lt;/ref-type&gt;&lt;rec-number&gt;6018&lt;/rec-number&gt;&lt;last-updated-date format="utc"&gt;1593470015&lt;/last-updated-date&gt;&lt;accession-num&gt;26464428&lt;/accession-num&gt;&lt;electronic-resource-num&gt;10.1158/1055-9965.EPI-15-0293&lt;/electronic-resource-num&gt;&lt;volume&gt;24&lt;/volume&gt;&lt;/record&gt;&lt;/Cite&gt;&lt;/EndNote&gt;</w:instrText>
      </w:r>
      <w:r w:rsidR="00AD5C3D">
        <w:rPr>
          <w:rFonts w:ascii="Arial" w:hAnsi="Arial" w:cs="Arial"/>
        </w:rPr>
        <w:fldChar w:fldCharType="separate"/>
      </w:r>
      <w:r w:rsidR="00D87473">
        <w:rPr>
          <w:rFonts w:ascii="Arial" w:hAnsi="Arial" w:cs="Arial"/>
          <w:noProof/>
        </w:rPr>
        <w:t>(14)</w:t>
      </w:r>
      <w:r w:rsidR="00AD5C3D">
        <w:rPr>
          <w:rFonts w:ascii="Arial" w:hAnsi="Arial" w:cs="Arial"/>
        </w:rPr>
        <w:fldChar w:fldCharType="end"/>
      </w:r>
      <w:r w:rsidR="001A2406">
        <w:rPr>
          <w:rFonts w:ascii="Arial" w:hAnsi="Arial" w:cs="Arial"/>
        </w:rPr>
        <w:t xml:space="preserve">. </w:t>
      </w:r>
      <w:r w:rsidR="00C53B94">
        <w:rPr>
          <w:rFonts w:ascii="Arial" w:hAnsi="Arial" w:cs="Arial"/>
        </w:rPr>
        <w:t xml:space="preserve">Use and timing of breast health services </w:t>
      </w:r>
      <w:r w:rsidR="005F6166">
        <w:rPr>
          <w:rFonts w:ascii="Arial" w:hAnsi="Arial" w:cs="Arial"/>
        </w:rPr>
        <w:t xml:space="preserve">differently by racial subgroups </w:t>
      </w:r>
      <w:r w:rsidR="00C53B94">
        <w:rPr>
          <w:rFonts w:ascii="Arial" w:hAnsi="Arial" w:cs="Arial"/>
        </w:rPr>
        <w:t>reflect social and structural</w:t>
      </w:r>
      <w:r w:rsidR="001A2406">
        <w:rPr>
          <w:rFonts w:ascii="Arial" w:hAnsi="Arial" w:cs="Arial"/>
        </w:rPr>
        <w:t xml:space="preserve"> factors rather than putative underlying biologic differences</w:t>
      </w:r>
      <w:r w:rsidR="005F6166">
        <w:rPr>
          <w:rFonts w:ascii="Arial" w:hAnsi="Arial" w:cs="Arial"/>
        </w:rPr>
        <w:t xml:space="preserve">, and in this study we </w:t>
      </w:r>
      <w:r w:rsidR="00EE75B7">
        <w:rPr>
          <w:rFonts w:ascii="Arial" w:hAnsi="Arial" w:cs="Arial"/>
        </w:rPr>
        <w:t xml:space="preserve">observe </w:t>
      </w:r>
      <w:r w:rsidR="005F6166">
        <w:rPr>
          <w:rFonts w:ascii="Arial" w:hAnsi="Arial" w:cs="Arial"/>
        </w:rPr>
        <w:t>the definition of race as a social-political construct rather than a reflection of biology or genetics</w:t>
      </w:r>
      <w:r w:rsidR="00AD5C3D">
        <w:rPr>
          <w:rFonts w:ascii="Arial" w:hAnsi="Arial" w:cs="Arial"/>
        </w:rPr>
        <w:t xml:space="preserve"> </w:t>
      </w:r>
      <w:r w:rsidR="00AD5C3D">
        <w:rPr>
          <w:rFonts w:ascii="Arial" w:hAnsi="Arial" w:cs="Arial"/>
        </w:rPr>
        <w:fldChar w:fldCharType="begin">
          <w:fldData xml:space="preserve">PEVuZE5vdGU+PENpdGU+PEF1dGhvcj5CcmF3bGV5PC9BdXRob3I+PFllYXI+MjAwOTwvWWVhcj48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</w:fldData>
        </w:fldChar>
      </w:r>
      <w:r w:rsidR="00D87473">
        <w:rPr>
          <w:rFonts w:ascii="Arial" w:hAnsi="Arial" w:cs="Arial"/>
        </w:rPr>
        <w:instrText xml:space="preserve"> ADDIN EN.CITE </w:instrText>
      </w:r>
      <w:r w:rsidR="00D87473">
        <w:rPr>
          <w:rFonts w:ascii="Arial" w:hAnsi="Arial" w:cs="Arial"/>
        </w:rPr>
        <w:fldChar w:fldCharType="begin">
          <w:fldData xml:space="preserve">PEVuZE5vdGU+PENpdGU+PEF1dGhvcj5CcmF3bGV5PC9BdXRob3I+PFllYXI+MjAwOTwvWWVhcj48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</w:fldData>
        </w:fldChar>
      </w:r>
      <w:r w:rsidR="00D87473">
        <w:rPr>
          <w:rFonts w:ascii="Arial" w:hAnsi="Arial" w:cs="Arial"/>
        </w:rPr>
        <w:instrText xml:space="preserve"> ADDIN EN.CITE.DATA </w:instrText>
      </w:r>
      <w:r w:rsidR="00D87473">
        <w:rPr>
          <w:rFonts w:ascii="Arial" w:hAnsi="Arial" w:cs="Arial"/>
        </w:rPr>
      </w:r>
      <w:r w:rsidR="00D87473">
        <w:rPr>
          <w:rFonts w:ascii="Arial" w:hAnsi="Arial" w:cs="Arial"/>
        </w:rPr>
        <w:fldChar w:fldCharType="end"/>
      </w:r>
      <w:r w:rsidR="00AD5C3D">
        <w:rPr>
          <w:rFonts w:ascii="Arial" w:hAnsi="Arial" w:cs="Arial"/>
        </w:rPr>
      </w:r>
      <w:r w:rsidR="00AD5C3D">
        <w:rPr>
          <w:rFonts w:ascii="Arial" w:hAnsi="Arial" w:cs="Arial"/>
        </w:rPr>
        <w:fldChar w:fldCharType="separate"/>
      </w:r>
      <w:r w:rsidR="00D87473">
        <w:rPr>
          <w:rFonts w:ascii="Arial" w:hAnsi="Arial" w:cs="Arial"/>
          <w:noProof/>
        </w:rPr>
        <w:t>(15,16)</w:t>
      </w:r>
      <w:r w:rsidR="00AD5C3D">
        <w:rPr>
          <w:rFonts w:ascii="Arial" w:hAnsi="Arial" w:cs="Arial"/>
        </w:rPr>
        <w:fldChar w:fldCharType="end"/>
      </w:r>
      <w:r w:rsidR="001A2406">
        <w:rPr>
          <w:rFonts w:ascii="Arial" w:hAnsi="Arial" w:cs="Arial"/>
        </w:rPr>
        <w:t xml:space="preserve">. </w:t>
      </w:r>
    </w:p>
    <w:p w14:paraId="0F767C3F" w14:textId="287E5DFB" w:rsidR="00D11BD5" w:rsidRDefault="00480FFD" w:rsidP="001D5C6C">
      <w:pPr>
        <w:spacing w:after="0" w:line="480" w:lineRule="auto"/>
        <w:ind w:firstLine="720"/>
        <w:outlineLvl w:val="0"/>
        <w:rPr>
          <w:rFonts w:ascii="Arial" w:hAnsi="Arial" w:cs="Arial"/>
        </w:rPr>
      </w:pPr>
      <w:r>
        <w:rPr>
          <w:rFonts w:ascii="Arial" w:hAnsi="Arial" w:cs="Arial"/>
        </w:rPr>
        <w:t>S</w:t>
      </w:r>
      <w:r w:rsidR="00D11BD5">
        <w:rPr>
          <w:rFonts w:ascii="Arial" w:hAnsi="Arial" w:cs="Arial"/>
        </w:rPr>
        <w:t xml:space="preserve">tudies of breast cancer mortality disparities </w:t>
      </w:r>
      <w:r>
        <w:rPr>
          <w:rFonts w:ascii="Arial" w:hAnsi="Arial" w:cs="Arial"/>
        </w:rPr>
        <w:t>tend to</w:t>
      </w:r>
      <w:r w:rsidR="00D11BD5">
        <w:rPr>
          <w:rFonts w:ascii="Arial" w:hAnsi="Arial" w:cs="Arial"/>
        </w:rPr>
        <w:t xml:space="preserve"> compare breast cancer mortality rates </w:t>
      </w:r>
      <w:r w:rsidR="00B735F3">
        <w:rPr>
          <w:rFonts w:ascii="Arial" w:hAnsi="Arial" w:cs="Arial"/>
        </w:rPr>
        <w:t xml:space="preserve">across racial and ethnic groups </w:t>
      </w:r>
      <w:r w:rsidR="00D11BD5">
        <w:rPr>
          <w:rFonts w:ascii="Arial" w:hAnsi="Arial" w:cs="Arial"/>
        </w:rPr>
        <w:t>on an absolute scale</w:t>
      </w:r>
      <w:r w:rsidR="00AD5C3D">
        <w:rPr>
          <w:rFonts w:ascii="Arial" w:hAnsi="Arial" w:cs="Arial"/>
        </w:rPr>
        <w:t xml:space="preserve"> </w:t>
      </w:r>
      <w:r w:rsidR="00AD5C3D">
        <w:rPr>
          <w:rFonts w:ascii="Arial" w:hAnsi="Arial" w:cs="Arial"/>
        </w:rPr>
        <w:fldChar w:fldCharType="begin">
          <w:fldData xml:space="preserve">PEVuZE5vdGU+PENpdGU+PEF1dGhvcj5IZW5sZXk8L0F1dGhvcj48WWVhcj4yMDIwPC9ZZWFyPjxJ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</w:fldData>
        </w:fldChar>
      </w:r>
      <w:r w:rsidR="00D87473">
        <w:rPr>
          <w:rFonts w:ascii="Arial" w:hAnsi="Arial" w:cs="Arial"/>
        </w:rPr>
        <w:instrText xml:space="preserve"> ADDIN EN.CITE </w:instrText>
      </w:r>
      <w:r w:rsidR="00D87473">
        <w:rPr>
          <w:rFonts w:ascii="Arial" w:hAnsi="Arial" w:cs="Arial"/>
        </w:rPr>
        <w:fldChar w:fldCharType="begin">
          <w:fldData xml:space="preserve">PEVuZE5vdGU+PENpdGU+PEF1dGhvcj5IZW5sZXk8L0F1dGhvcj48WWVhcj4yMDIwPC9ZZWFyPjxJ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</w:fldData>
        </w:fldChar>
      </w:r>
      <w:r w:rsidR="00D87473">
        <w:rPr>
          <w:rFonts w:ascii="Arial" w:hAnsi="Arial" w:cs="Arial"/>
        </w:rPr>
        <w:instrText xml:space="preserve"> ADDIN EN.CITE.DATA </w:instrText>
      </w:r>
      <w:r w:rsidR="00D87473">
        <w:rPr>
          <w:rFonts w:ascii="Arial" w:hAnsi="Arial" w:cs="Arial"/>
        </w:rPr>
      </w:r>
      <w:r w:rsidR="00D87473">
        <w:rPr>
          <w:rFonts w:ascii="Arial" w:hAnsi="Arial" w:cs="Arial"/>
        </w:rPr>
        <w:fldChar w:fldCharType="end"/>
      </w:r>
      <w:r w:rsidR="00AD5C3D">
        <w:rPr>
          <w:rFonts w:ascii="Arial" w:hAnsi="Arial" w:cs="Arial"/>
        </w:rPr>
      </w:r>
      <w:r w:rsidR="00AD5C3D">
        <w:rPr>
          <w:rFonts w:ascii="Arial" w:hAnsi="Arial" w:cs="Arial"/>
        </w:rPr>
        <w:fldChar w:fldCharType="separate"/>
      </w:r>
      <w:r w:rsidR="00D87473">
        <w:rPr>
          <w:rFonts w:ascii="Arial" w:hAnsi="Arial" w:cs="Arial"/>
          <w:noProof/>
        </w:rPr>
        <w:t>(17)</w:t>
      </w:r>
      <w:r w:rsidR="00AD5C3D">
        <w:rPr>
          <w:rFonts w:ascii="Arial" w:hAnsi="Arial" w:cs="Arial"/>
        </w:rPr>
        <w:fldChar w:fldCharType="end"/>
      </w:r>
      <w:r w:rsidR="00D11BD5">
        <w:rPr>
          <w:rFonts w:ascii="Arial" w:hAnsi="Arial" w:cs="Arial"/>
        </w:rPr>
        <w:t xml:space="preserve">. In 2009, Harper </w:t>
      </w:r>
      <w:r w:rsidR="00D11BD5">
        <w:rPr>
          <w:rFonts w:ascii="Arial" w:hAnsi="Arial" w:cs="Arial"/>
        </w:rPr>
        <w:fldChar w:fldCharType="begin">
          <w:fldData xml:space="preserve">PEVuZE5vdGU+PENpdGU+PEF1dGhvcj5IYXJwZXI8L0F1dGhvcj48WWVhcj4yMDA5PC9ZZWFyPjxS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</w:fldData>
        </w:fldChar>
      </w:r>
      <w:r w:rsidR="00D87473">
        <w:rPr>
          <w:rFonts w:ascii="Arial" w:hAnsi="Arial" w:cs="Arial"/>
        </w:rPr>
        <w:instrText xml:space="preserve"> ADDIN EN.CITE </w:instrText>
      </w:r>
      <w:r w:rsidR="00D87473">
        <w:rPr>
          <w:rFonts w:ascii="Arial" w:hAnsi="Arial" w:cs="Arial"/>
        </w:rPr>
        <w:fldChar w:fldCharType="begin">
          <w:fldData xml:space="preserve">PEVuZE5vdGU+PENpdGU+PEF1dGhvcj5IYXJwZXI8L0F1dGhvcj48WWVhcj4yMDA5PC9ZZWFyPjxS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</w:fldData>
        </w:fldChar>
      </w:r>
      <w:r w:rsidR="00D87473">
        <w:rPr>
          <w:rFonts w:ascii="Arial" w:hAnsi="Arial" w:cs="Arial"/>
        </w:rPr>
        <w:instrText xml:space="preserve"> ADDIN EN.CITE.DATA </w:instrText>
      </w:r>
      <w:r w:rsidR="00D87473">
        <w:rPr>
          <w:rFonts w:ascii="Arial" w:hAnsi="Arial" w:cs="Arial"/>
        </w:rPr>
      </w:r>
      <w:r w:rsidR="00D87473">
        <w:rPr>
          <w:rFonts w:ascii="Arial" w:hAnsi="Arial" w:cs="Arial"/>
        </w:rPr>
        <w:fldChar w:fldCharType="end"/>
      </w:r>
      <w:r w:rsidR="00D11BD5">
        <w:rPr>
          <w:rFonts w:ascii="Arial" w:hAnsi="Arial" w:cs="Arial"/>
        </w:rPr>
      </w:r>
      <w:r w:rsidR="00D11BD5">
        <w:rPr>
          <w:rFonts w:ascii="Arial" w:hAnsi="Arial" w:cs="Arial"/>
        </w:rPr>
        <w:fldChar w:fldCharType="separate"/>
      </w:r>
      <w:r w:rsidR="00D87473">
        <w:rPr>
          <w:rFonts w:ascii="Arial" w:hAnsi="Arial" w:cs="Arial"/>
          <w:noProof/>
        </w:rPr>
        <w:t>(4)</w:t>
      </w:r>
      <w:r w:rsidR="00D11BD5">
        <w:rPr>
          <w:rFonts w:ascii="Arial" w:hAnsi="Arial" w:cs="Arial"/>
        </w:rPr>
        <w:fldChar w:fldCharType="end"/>
      </w:r>
      <w:r w:rsidR="00D11BD5">
        <w:rPr>
          <w:rFonts w:ascii="Arial" w:hAnsi="Arial" w:cs="Arial"/>
        </w:rPr>
        <w:t xml:space="preserve"> </w:t>
      </w:r>
      <w:r w:rsidR="00BA6A58">
        <w:rPr>
          <w:rFonts w:ascii="Arial" w:hAnsi="Arial" w:cs="Arial"/>
        </w:rPr>
        <w:t>used Surveillance, Epidemiology, and End Results (SEER) program data through 2004 to show</w:t>
      </w:r>
      <w:r w:rsidR="00D11BD5">
        <w:rPr>
          <w:rFonts w:ascii="Arial" w:hAnsi="Arial" w:cs="Arial"/>
        </w:rPr>
        <w:t xml:space="preserve"> that absolute racial and ethnic</w:t>
      </w:r>
      <w:r w:rsidR="00B735F3">
        <w:rPr>
          <w:rFonts w:ascii="Arial" w:hAnsi="Arial" w:cs="Arial"/>
        </w:rPr>
        <w:t xml:space="preserve"> group</w:t>
      </w:r>
      <w:r w:rsidR="00D11BD5">
        <w:rPr>
          <w:rFonts w:ascii="Arial" w:hAnsi="Arial" w:cs="Arial"/>
        </w:rPr>
        <w:t xml:space="preserve"> disparities in breast cancer declined across </w:t>
      </w:r>
      <w:r w:rsidR="00DA747D">
        <w:rPr>
          <w:rFonts w:ascii="Arial" w:hAnsi="Arial" w:cs="Arial"/>
        </w:rPr>
        <w:t>multiple</w:t>
      </w:r>
      <w:r w:rsidR="00D11BD5">
        <w:rPr>
          <w:rFonts w:ascii="Arial" w:hAnsi="Arial" w:cs="Arial"/>
        </w:rPr>
        <w:t xml:space="preserve"> outcomes—including 5-year breast cancer-specific probability of death and mortality—but relative disparities increased by </w:t>
      </w:r>
      <w:r w:rsidR="00AF46A8">
        <w:rPr>
          <w:rFonts w:ascii="Arial" w:hAnsi="Arial" w:cs="Arial"/>
        </w:rPr>
        <w:t xml:space="preserve">17% </w:t>
      </w:r>
      <w:r w:rsidR="00AF46A8">
        <w:rPr>
          <w:rFonts w:ascii="Arial" w:hAnsi="Arial" w:cs="Arial"/>
        </w:rPr>
        <w:lastRenderedPageBreak/>
        <w:t xml:space="preserve">for 5-year probability of death and </w:t>
      </w:r>
      <w:r w:rsidR="00DA747D">
        <w:rPr>
          <w:rFonts w:ascii="Arial" w:hAnsi="Arial" w:cs="Arial"/>
        </w:rPr>
        <w:t xml:space="preserve">by </w:t>
      </w:r>
      <w:r w:rsidR="00D11BD5">
        <w:rPr>
          <w:rFonts w:ascii="Arial" w:hAnsi="Arial" w:cs="Arial"/>
        </w:rPr>
        <w:t>24%</w:t>
      </w:r>
      <w:r w:rsidR="00AF46A8">
        <w:rPr>
          <w:rFonts w:ascii="Arial" w:hAnsi="Arial" w:cs="Arial"/>
        </w:rPr>
        <w:t xml:space="preserve"> for mortality</w:t>
      </w:r>
      <w:r w:rsidR="00D11BD5">
        <w:rPr>
          <w:rFonts w:ascii="Arial" w:hAnsi="Arial" w:cs="Arial"/>
        </w:rPr>
        <w:t>.</w:t>
      </w:r>
      <w:r w:rsidR="00DA747D">
        <w:rPr>
          <w:rFonts w:ascii="Arial" w:hAnsi="Arial" w:cs="Arial"/>
        </w:rPr>
        <w:t xml:space="preserve"> </w:t>
      </w:r>
      <w:r w:rsidR="00B735F3">
        <w:rPr>
          <w:rFonts w:ascii="Arial" w:hAnsi="Arial" w:cs="Arial"/>
        </w:rPr>
        <w:t xml:space="preserve">Analysis by Harper and colleagues used population averages for comparisons. </w:t>
      </w:r>
      <w:r w:rsidR="00BA6A58">
        <w:rPr>
          <w:rFonts w:ascii="Arial" w:hAnsi="Arial" w:cs="Arial"/>
        </w:rPr>
        <w:t xml:space="preserve">We updated </w:t>
      </w:r>
      <w:r w:rsidR="00B735F3">
        <w:rPr>
          <w:rFonts w:ascii="Arial" w:hAnsi="Arial" w:cs="Arial"/>
        </w:rPr>
        <w:t xml:space="preserve">and extended </w:t>
      </w:r>
      <w:r w:rsidR="00BA6A58">
        <w:rPr>
          <w:rFonts w:ascii="Arial" w:hAnsi="Arial" w:cs="Arial"/>
        </w:rPr>
        <w:t>this analysis using SEER data through 2016</w:t>
      </w:r>
      <w:r w:rsidR="00B735F3">
        <w:rPr>
          <w:rFonts w:ascii="Arial" w:hAnsi="Arial" w:cs="Arial"/>
        </w:rPr>
        <w:t xml:space="preserve"> </w:t>
      </w:r>
      <w:r w:rsidR="00BA6A58">
        <w:rPr>
          <w:rFonts w:ascii="Arial" w:hAnsi="Arial" w:cs="Arial"/>
        </w:rPr>
        <w:t xml:space="preserve">to examine progress </w:t>
      </w:r>
      <w:r w:rsidR="00BD0DD0">
        <w:rPr>
          <w:rFonts w:ascii="Arial" w:hAnsi="Arial" w:cs="Arial"/>
        </w:rPr>
        <w:t>against</w:t>
      </w:r>
      <w:r w:rsidR="00BA6A58">
        <w:rPr>
          <w:rFonts w:ascii="Arial" w:hAnsi="Arial" w:cs="Arial"/>
        </w:rPr>
        <w:t xml:space="preserve"> racial and ethnic disparities using both absolute and relative measures of breast cancer mortality.</w:t>
      </w:r>
      <w:r w:rsidR="00B735F3" w:rsidRPr="00B735F3">
        <w:rPr>
          <w:rFonts w:ascii="Arial" w:hAnsi="Arial" w:cs="Arial"/>
        </w:rPr>
        <w:t xml:space="preserve"> </w:t>
      </w:r>
      <w:r w:rsidR="00B735F3">
        <w:rPr>
          <w:rFonts w:ascii="Arial" w:hAnsi="Arial" w:cs="Arial"/>
        </w:rPr>
        <w:t xml:space="preserve">We also employed an age-period-cohort method to more closely examine how differences in the age distribution of women and their patterns of </w:t>
      </w:r>
      <w:r w:rsidR="00BD0DD0">
        <w:rPr>
          <w:rFonts w:ascii="Arial" w:hAnsi="Arial" w:cs="Arial"/>
        </w:rPr>
        <w:t xml:space="preserve">breast cancer </w:t>
      </w:r>
      <w:r>
        <w:rPr>
          <w:rFonts w:ascii="Arial" w:hAnsi="Arial" w:cs="Arial"/>
        </w:rPr>
        <w:t>mortality</w:t>
      </w:r>
      <w:r w:rsidR="00B735F3">
        <w:rPr>
          <w:rFonts w:ascii="Arial" w:hAnsi="Arial" w:cs="Arial"/>
        </w:rPr>
        <w:t xml:space="preserve"> vary across racial and ethnic groups</w:t>
      </w:r>
      <w:r w:rsidR="00F35FDB">
        <w:rPr>
          <w:rFonts w:ascii="Arial" w:hAnsi="Arial" w:cs="Arial"/>
        </w:rPr>
        <w:t xml:space="preserve"> over time</w:t>
      </w:r>
      <w:r w:rsidR="00B735F3">
        <w:rPr>
          <w:rFonts w:ascii="Arial" w:hAnsi="Arial" w:cs="Arial"/>
        </w:rPr>
        <w:t>.</w:t>
      </w:r>
    </w:p>
    <w:p w14:paraId="0CA4182B" w14:textId="0F9956FE" w:rsidR="00F52070" w:rsidRDefault="00F52070" w:rsidP="002E11C8">
      <w:pPr>
        <w:spacing w:after="0" w:line="480" w:lineRule="auto"/>
        <w:outlineLvl w:val="0"/>
        <w:rPr>
          <w:rFonts w:ascii="Arial" w:hAnsi="Arial" w:cs="Arial"/>
        </w:rPr>
      </w:pPr>
    </w:p>
    <w:p w14:paraId="08AB09C5" w14:textId="0E1067FA" w:rsidR="00F52070" w:rsidRPr="002E11C8" w:rsidRDefault="00F52070" w:rsidP="002E11C8">
      <w:pPr>
        <w:spacing w:after="0" w:line="480" w:lineRule="auto"/>
        <w:outlineLvl w:val="0"/>
        <w:rPr>
          <w:rFonts w:ascii="Arial" w:hAnsi="Arial" w:cs="Arial"/>
          <w:b/>
        </w:rPr>
      </w:pPr>
      <w:r w:rsidRPr="002E11C8">
        <w:rPr>
          <w:rFonts w:ascii="Arial" w:hAnsi="Arial" w:cs="Arial"/>
          <w:b/>
        </w:rPr>
        <w:t>Methods</w:t>
      </w:r>
    </w:p>
    <w:p w14:paraId="22BD6921" w14:textId="4A7B0025" w:rsidR="00A43A57" w:rsidRDefault="00B0359F" w:rsidP="001D5C6C">
      <w:pPr>
        <w:spacing w:after="0" w:line="480" w:lineRule="auto"/>
        <w:ind w:firstLine="720"/>
        <w:outlineLvl w:val="0"/>
        <w:rPr>
          <w:rFonts w:ascii="Arial" w:hAnsi="Arial" w:cs="Arial"/>
          <w:b/>
        </w:rPr>
      </w:pPr>
      <w:r>
        <w:rPr>
          <w:rFonts w:ascii="Arial" w:hAnsi="Arial" w:cs="Arial"/>
        </w:rPr>
        <w:t xml:space="preserve">Previously we estimated the </w:t>
      </w:r>
      <w:r w:rsidR="00023D4F">
        <w:rPr>
          <w:rFonts w:ascii="Arial" w:hAnsi="Arial" w:cs="Arial"/>
        </w:rPr>
        <w:t xml:space="preserve">overall </w:t>
      </w:r>
      <w:r>
        <w:rPr>
          <w:rFonts w:ascii="Arial" w:hAnsi="Arial" w:cs="Arial"/>
        </w:rPr>
        <w:t xml:space="preserve">proportion of deaths attributable to breast cancer </w:t>
      </w:r>
      <w:r w:rsidR="00856CB8">
        <w:rPr>
          <w:rFonts w:ascii="Arial" w:hAnsi="Arial" w:cs="Arial"/>
        </w:rPr>
        <w:t>by</w:t>
      </w:r>
      <w:r>
        <w:rPr>
          <w:rFonts w:ascii="Arial" w:hAnsi="Arial" w:cs="Arial"/>
        </w:rPr>
        <w:t xml:space="preserve"> age and year of death</w:t>
      </w:r>
      <w:r w:rsidR="00856CB8">
        <w:rPr>
          <w:rFonts w:ascii="Arial" w:hAnsi="Arial" w:cs="Arial"/>
        </w:rPr>
        <w:t xml:space="preserve"> for U.S. women</w:t>
      </w:r>
      <w:r w:rsidR="00023D4F">
        <w:rPr>
          <w:rFonts w:ascii="Arial" w:hAnsi="Arial" w:cs="Arial"/>
        </w:rPr>
        <w:t xml:space="preserve"> </w:t>
      </w:r>
      <w:r w:rsidR="0047533D">
        <w:rPr>
          <w:rFonts w:ascii="Arial" w:hAnsi="Arial" w:cs="Arial"/>
        </w:rPr>
        <w:t xml:space="preserve">based on data available </w:t>
      </w:r>
      <w:r w:rsidR="00023D4F">
        <w:rPr>
          <w:rFonts w:ascii="Arial" w:hAnsi="Arial" w:cs="Arial"/>
        </w:rPr>
        <w:t>through 2014</w:t>
      </w:r>
      <w:r>
        <w:rPr>
          <w:rFonts w:ascii="Arial" w:hAnsi="Arial" w:cs="Arial"/>
        </w:rPr>
        <w:t xml:space="preserve"> </w:t>
      </w:r>
      <w:r>
        <w:rPr>
          <w:rFonts w:ascii="Arial" w:hAnsi="Arial" w:cs="Arial"/>
        </w:rPr>
        <w:fldChar w:fldCharType="begin">
          <w:fldData xml:space="preserve">PEVuZE5vdGU+PENpdGU+PEF1dGhvcj5HYW5nbm9uPC9BdXRob3I+PFllYXI+MjAxODwvWWVhcj48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</w:fldData>
        </w:fldChar>
      </w:r>
      <w:r w:rsidR="00D87473">
        <w:rPr>
          <w:rFonts w:ascii="Arial" w:hAnsi="Arial" w:cs="Arial"/>
        </w:rPr>
        <w:instrText xml:space="preserve"> ADDIN EN.CITE </w:instrText>
      </w:r>
      <w:r w:rsidR="00D87473">
        <w:rPr>
          <w:rFonts w:ascii="Arial" w:hAnsi="Arial" w:cs="Arial"/>
        </w:rPr>
        <w:fldChar w:fldCharType="begin">
          <w:fldData xml:space="preserve">PEVuZE5vdGU+PENpdGU+PEF1dGhvcj5HYW5nbm9uPC9BdXRob3I+PFllYXI+MjAxODwvWWVhcj48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</w:fldData>
        </w:fldChar>
      </w:r>
      <w:r w:rsidR="00D87473">
        <w:rPr>
          <w:rFonts w:ascii="Arial" w:hAnsi="Arial" w:cs="Arial"/>
        </w:rPr>
        <w:instrText xml:space="preserve"> ADDIN EN.CITE.DATA </w:instrText>
      </w:r>
      <w:r w:rsidR="00D87473">
        <w:rPr>
          <w:rFonts w:ascii="Arial" w:hAnsi="Arial" w:cs="Arial"/>
        </w:rPr>
      </w:r>
      <w:r w:rsidR="00D87473">
        <w:rPr>
          <w:rFonts w:ascii="Arial" w:hAnsi="Arial" w:cs="Arial"/>
        </w:rPr>
        <w:fldChar w:fldCharType="end"/>
      </w:r>
      <w:r>
        <w:rPr>
          <w:rFonts w:ascii="Arial" w:hAnsi="Arial" w:cs="Arial"/>
        </w:rPr>
      </w:r>
      <w:r>
        <w:rPr>
          <w:rFonts w:ascii="Arial" w:hAnsi="Arial" w:cs="Arial"/>
        </w:rPr>
        <w:fldChar w:fldCharType="separate"/>
      </w:r>
      <w:r w:rsidR="00D87473">
        <w:rPr>
          <w:rFonts w:ascii="Arial" w:hAnsi="Arial" w:cs="Arial"/>
          <w:noProof/>
        </w:rPr>
        <w:t>(18,19)</w:t>
      </w:r>
      <w:r>
        <w:rPr>
          <w:rFonts w:ascii="Arial" w:hAnsi="Arial" w:cs="Arial"/>
        </w:rPr>
        <w:fldChar w:fldCharType="end"/>
      </w:r>
      <w:r w:rsidR="001D5C6C">
        <w:rPr>
          <w:rFonts w:ascii="Arial" w:hAnsi="Arial" w:cs="Arial"/>
        </w:rPr>
        <w:t xml:space="preserve">; this proportion was highest (4.1% to 12.9%) for women in their 40s and 50s </w:t>
      </w:r>
      <w:r w:rsidR="00565DC1">
        <w:rPr>
          <w:rFonts w:ascii="Arial" w:hAnsi="Arial" w:cs="Arial"/>
        </w:rPr>
        <w:t>born during</w:t>
      </w:r>
      <w:r w:rsidR="001D5C6C">
        <w:rPr>
          <w:rFonts w:ascii="Arial" w:hAnsi="Arial" w:cs="Arial"/>
        </w:rPr>
        <w:t xml:space="preserve"> 1900-2000</w:t>
      </w:r>
      <w:r w:rsidR="00023D4F">
        <w:rPr>
          <w:rFonts w:ascii="Arial" w:hAnsi="Arial" w:cs="Arial"/>
        </w:rPr>
        <w:t xml:space="preserve">. </w:t>
      </w:r>
      <w:r w:rsidR="0061762A">
        <w:rPr>
          <w:rFonts w:ascii="Arial" w:hAnsi="Arial" w:cs="Arial"/>
        </w:rPr>
        <w:t xml:space="preserve">Here we report an </w:t>
      </w:r>
      <w:r w:rsidR="0095153C">
        <w:rPr>
          <w:rFonts w:ascii="Arial" w:hAnsi="Arial" w:cs="Arial"/>
        </w:rPr>
        <w:t xml:space="preserve">updated model of </w:t>
      </w:r>
      <w:r w:rsidR="007F4B44">
        <w:rPr>
          <w:rFonts w:ascii="Arial" w:hAnsi="Arial" w:cs="Arial"/>
        </w:rPr>
        <w:t xml:space="preserve">the percent of all deaths attributable to breast cancer </w:t>
      </w:r>
      <w:r w:rsidR="00565DC1">
        <w:rPr>
          <w:rFonts w:ascii="Arial" w:hAnsi="Arial" w:cs="Arial"/>
        </w:rPr>
        <w:t>for</w:t>
      </w:r>
      <w:r w:rsidR="00023D4F">
        <w:rPr>
          <w:rFonts w:ascii="Arial" w:hAnsi="Arial" w:cs="Arial"/>
        </w:rPr>
        <w:t xml:space="preserve"> </w:t>
      </w:r>
      <w:r w:rsidR="009B36F5">
        <w:rPr>
          <w:rFonts w:ascii="Arial" w:hAnsi="Arial" w:cs="Arial"/>
        </w:rPr>
        <w:t xml:space="preserve">non-Hispanic </w:t>
      </w:r>
      <w:r w:rsidR="003F47E2">
        <w:rPr>
          <w:rFonts w:ascii="Arial" w:eastAsia="Times New Roman" w:hAnsi="Arial" w:cs="Arial"/>
          <w:color w:val="00000A"/>
          <w:kern w:val="1"/>
        </w:rPr>
        <w:t>B</w:t>
      </w:r>
      <w:r w:rsidR="009B36F5">
        <w:rPr>
          <w:rFonts w:ascii="Arial" w:eastAsia="Times New Roman" w:hAnsi="Arial" w:cs="Arial"/>
          <w:color w:val="00000A"/>
          <w:kern w:val="1"/>
        </w:rPr>
        <w:t>lack</w:t>
      </w:r>
      <w:r w:rsidR="003F47E2">
        <w:rPr>
          <w:rFonts w:ascii="Arial" w:eastAsia="Times New Roman" w:hAnsi="Arial" w:cs="Arial"/>
          <w:color w:val="00000A"/>
          <w:kern w:val="1"/>
        </w:rPr>
        <w:t>/African American (hereafter called Black)</w:t>
      </w:r>
      <w:r w:rsidR="001D5C6C">
        <w:rPr>
          <w:rFonts w:ascii="Arial" w:eastAsia="Times New Roman" w:hAnsi="Arial" w:cs="Arial"/>
          <w:color w:val="00000A"/>
          <w:kern w:val="1"/>
        </w:rPr>
        <w:t xml:space="preserve">, Asian/Pacific Islander, Hispanic (all races), and </w:t>
      </w:r>
      <w:r w:rsidR="009A1B7B">
        <w:rPr>
          <w:rFonts w:ascii="Arial" w:eastAsia="Times New Roman" w:hAnsi="Arial" w:cs="Arial"/>
          <w:color w:val="00000A"/>
          <w:kern w:val="1"/>
        </w:rPr>
        <w:t xml:space="preserve">non-Hispanic </w:t>
      </w:r>
      <w:r w:rsidR="003F47E2">
        <w:rPr>
          <w:rFonts w:ascii="Arial" w:eastAsia="Times New Roman" w:hAnsi="Arial" w:cs="Arial"/>
          <w:color w:val="00000A"/>
          <w:kern w:val="1"/>
        </w:rPr>
        <w:t>W</w:t>
      </w:r>
      <w:r w:rsidR="009A1B7B">
        <w:rPr>
          <w:rFonts w:ascii="Arial" w:eastAsia="Times New Roman" w:hAnsi="Arial" w:cs="Arial"/>
          <w:color w:val="00000A"/>
          <w:kern w:val="1"/>
        </w:rPr>
        <w:t>hite</w:t>
      </w:r>
      <w:r w:rsidR="00565DC1">
        <w:rPr>
          <w:rFonts w:ascii="Arial" w:eastAsia="Times New Roman" w:hAnsi="Arial" w:cs="Arial"/>
          <w:color w:val="00000A"/>
          <w:kern w:val="1"/>
        </w:rPr>
        <w:t xml:space="preserve"> women</w:t>
      </w:r>
      <w:r w:rsidR="009A1B7B">
        <w:rPr>
          <w:rFonts w:ascii="Arial" w:eastAsia="Times New Roman" w:hAnsi="Arial" w:cs="Arial"/>
          <w:color w:val="00000A"/>
          <w:kern w:val="1"/>
        </w:rPr>
        <w:t xml:space="preserve">. </w:t>
      </w:r>
      <w:r w:rsidR="00E137C1">
        <w:rPr>
          <w:rFonts w:ascii="Arial" w:eastAsia="Times New Roman" w:hAnsi="Arial" w:cs="Arial"/>
          <w:color w:val="00000A"/>
          <w:kern w:val="1"/>
        </w:rPr>
        <w:t>O</w:t>
      </w:r>
      <w:r w:rsidR="00A43A57" w:rsidRPr="00082B49">
        <w:rPr>
          <w:rFonts w:ascii="Arial" w:eastAsia="Times New Roman" w:hAnsi="Arial" w:cs="Arial"/>
          <w:color w:val="00000A"/>
          <w:kern w:val="1"/>
        </w:rPr>
        <w:t>nly publicly</w:t>
      </w:r>
      <w:r w:rsidR="008622A6">
        <w:rPr>
          <w:rFonts w:ascii="Arial" w:eastAsia="Times New Roman" w:hAnsi="Arial" w:cs="Arial"/>
          <w:color w:val="00000A"/>
          <w:kern w:val="1"/>
        </w:rPr>
        <w:t>-</w:t>
      </w:r>
      <w:r w:rsidR="00A43A57" w:rsidRPr="00082B49">
        <w:rPr>
          <w:rFonts w:ascii="Arial" w:eastAsia="Times New Roman" w:hAnsi="Arial" w:cs="Arial"/>
          <w:color w:val="00000A"/>
          <w:kern w:val="1"/>
        </w:rPr>
        <w:t>available anonymous data were used</w:t>
      </w:r>
      <w:r w:rsidR="009A1B7B">
        <w:rPr>
          <w:rFonts w:ascii="Arial" w:eastAsia="Times New Roman" w:hAnsi="Arial" w:cs="Arial"/>
          <w:color w:val="00000A"/>
          <w:kern w:val="1"/>
        </w:rPr>
        <w:t xml:space="preserve">; </w:t>
      </w:r>
      <w:r w:rsidR="00A43A57" w:rsidRPr="00082B49">
        <w:rPr>
          <w:rFonts w:ascii="Arial" w:eastAsia="Times New Roman" w:hAnsi="Arial" w:cs="Arial"/>
          <w:color w:val="00000A"/>
          <w:kern w:val="1"/>
        </w:rPr>
        <w:t xml:space="preserve">this study was exempt from review </w:t>
      </w:r>
      <w:r w:rsidR="009A1B7B">
        <w:rPr>
          <w:rFonts w:ascii="Arial" w:eastAsia="Times New Roman" w:hAnsi="Arial" w:cs="Arial"/>
          <w:color w:val="00000A"/>
          <w:kern w:val="1"/>
        </w:rPr>
        <w:t xml:space="preserve">as determined </w:t>
      </w:r>
      <w:r w:rsidR="00A43A57" w:rsidRPr="00082B49">
        <w:rPr>
          <w:rFonts w:ascii="Arial" w:eastAsia="Times New Roman" w:hAnsi="Arial" w:cs="Arial"/>
          <w:color w:val="00000A"/>
          <w:kern w:val="1"/>
        </w:rPr>
        <w:t xml:space="preserve">by the University of Wisconsin Health Sciences Institutional Review Board.    </w:t>
      </w:r>
    </w:p>
    <w:p w14:paraId="12A96AAD" w14:textId="163BE2F9" w:rsidR="00DE2081" w:rsidRPr="00062B25" w:rsidRDefault="00015675" w:rsidP="007601F2">
      <w:pPr>
        <w:suppressAutoHyphens w:val="0"/>
        <w:autoSpaceDE w:val="0"/>
        <w:autoSpaceDN w:val="0"/>
        <w:adjustRightInd w:val="0"/>
        <w:spacing w:after="0" w:line="480" w:lineRule="auto"/>
        <w:ind w:firstLine="720"/>
        <w:rPr>
          <w:rFonts w:ascii="Arial" w:eastAsia="Times New Roman" w:hAnsi="Arial" w:cs="Arial"/>
          <w:color w:val="00000A"/>
          <w:kern w:val="1"/>
        </w:rPr>
      </w:pPr>
      <w:r>
        <w:rPr>
          <w:rFonts w:ascii="Arial" w:eastAsia="Times New Roman" w:hAnsi="Arial" w:cs="Arial"/>
          <w:color w:val="00000A"/>
          <w:kern w:val="1"/>
        </w:rPr>
        <w:t xml:space="preserve">As described in greater detail in the Supplementary Technical Appendix, </w:t>
      </w:r>
      <w:del w:id="1" w:author="Ron GANGNON" w:date="2020-07-03T13:45:00Z">
        <w:r w:rsidDel="00C27ADE">
          <w:rPr>
            <w:rFonts w:ascii="Arial" w:eastAsia="Times New Roman" w:hAnsi="Arial" w:cs="Arial"/>
            <w:color w:val="00000A"/>
            <w:kern w:val="1"/>
          </w:rPr>
          <w:delText>f</w:delText>
        </w:r>
        <w:r w:rsidR="00605575" w:rsidDel="00C27ADE">
          <w:rPr>
            <w:rFonts w:ascii="Arial" w:eastAsia="Times New Roman" w:hAnsi="Arial" w:cs="Arial"/>
            <w:color w:val="00000A"/>
            <w:kern w:val="1"/>
          </w:rPr>
          <w:delText xml:space="preserve">emale </w:delText>
        </w:r>
      </w:del>
      <w:r w:rsidR="00605575">
        <w:rPr>
          <w:rFonts w:ascii="Arial" w:eastAsia="Times New Roman" w:hAnsi="Arial" w:cs="Arial"/>
          <w:color w:val="00000A"/>
          <w:kern w:val="1"/>
        </w:rPr>
        <w:t>b</w:t>
      </w:r>
      <w:r w:rsidR="00082B49" w:rsidRPr="00082B49">
        <w:rPr>
          <w:rFonts w:ascii="Arial" w:eastAsia="Times New Roman" w:hAnsi="Arial" w:cs="Arial"/>
          <w:color w:val="00000A"/>
          <w:kern w:val="1"/>
        </w:rPr>
        <w:t xml:space="preserve">reast cancer (ICD-10 C50) </w:t>
      </w:r>
      <w:r w:rsidR="00605575">
        <w:rPr>
          <w:rFonts w:ascii="Arial" w:eastAsia="Times New Roman" w:hAnsi="Arial" w:cs="Arial"/>
          <w:color w:val="00000A"/>
          <w:kern w:val="1"/>
        </w:rPr>
        <w:t>deaths,</w:t>
      </w:r>
      <w:r w:rsidR="00082B49" w:rsidRPr="00082B49">
        <w:rPr>
          <w:rFonts w:ascii="Arial" w:eastAsia="Times New Roman" w:hAnsi="Arial" w:cs="Arial"/>
          <w:color w:val="00000A"/>
          <w:kern w:val="1"/>
        </w:rPr>
        <w:t xml:space="preserve"> all</w:t>
      </w:r>
      <w:r w:rsidR="001224E3">
        <w:rPr>
          <w:rFonts w:ascii="Arial" w:eastAsia="Times New Roman" w:hAnsi="Arial" w:cs="Arial"/>
          <w:color w:val="00000A"/>
          <w:kern w:val="1"/>
        </w:rPr>
        <w:t>-</w:t>
      </w:r>
      <w:r w:rsidR="00082B49" w:rsidRPr="00082B49">
        <w:rPr>
          <w:rFonts w:ascii="Arial" w:eastAsia="Times New Roman" w:hAnsi="Arial" w:cs="Arial"/>
          <w:color w:val="00000A"/>
          <w:kern w:val="1"/>
        </w:rPr>
        <w:t>cause deaths</w:t>
      </w:r>
      <w:r w:rsidR="00605575">
        <w:rPr>
          <w:rFonts w:ascii="Arial" w:eastAsia="Times New Roman" w:hAnsi="Arial" w:cs="Arial"/>
          <w:color w:val="00000A"/>
          <w:kern w:val="1"/>
        </w:rPr>
        <w:t xml:space="preserve"> and population</w:t>
      </w:r>
      <w:r w:rsidR="00DF7FBB">
        <w:rPr>
          <w:rFonts w:ascii="Arial" w:eastAsia="Times New Roman" w:hAnsi="Arial" w:cs="Arial"/>
          <w:color w:val="00000A"/>
          <w:kern w:val="1"/>
        </w:rPr>
        <w:t>s</w:t>
      </w:r>
      <w:r w:rsidR="00082B49" w:rsidRPr="00082B49">
        <w:rPr>
          <w:rFonts w:ascii="Arial" w:eastAsia="Times New Roman" w:hAnsi="Arial" w:cs="Arial"/>
          <w:color w:val="00000A"/>
          <w:kern w:val="1"/>
        </w:rPr>
        <w:t xml:space="preserve"> </w:t>
      </w:r>
      <w:r w:rsidR="00DF7FBB">
        <w:rPr>
          <w:rFonts w:ascii="Arial" w:eastAsia="Times New Roman" w:hAnsi="Arial" w:cs="Arial"/>
          <w:color w:val="00000A"/>
          <w:kern w:val="1"/>
        </w:rPr>
        <w:t>for</w:t>
      </w:r>
      <w:r w:rsidR="00DF7FBB" w:rsidRPr="00082B49">
        <w:rPr>
          <w:rFonts w:ascii="Arial" w:eastAsia="Times New Roman" w:hAnsi="Arial" w:cs="Arial"/>
          <w:color w:val="00000A"/>
          <w:kern w:val="1"/>
        </w:rPr>
        <w:t xml:space="preserve"> </w:t>
      </w:r>
      <w:r w:rsidR="00082B49" w:rsidRPr="00082B49">
        <w:rPr>
          <w:rFonts w:ascii="Arial" w:eastAsia="Times New Roman" w:hAnsi="Arial" w:cs="Arial"/>
          <w:color w:val="00000A"/>
          <w:kern w:val="1"/>
        </w:rPr>
        <w:t>single year</w:t>
      </w:r>
      <w:r w:rsidR="00DF7FBB">
        <w:rPr>
          <w:rFonts w:ascii="Arial" w:eastAsia="Times New Roman" w:hAnsi="Arial" w:cs="Arial"/>
          <w:color w:val="00000A"/>
          <w:kern w:val="1"/>
        </w:rPr>
        <w:t>s</w:t>
      </w:r>
      <w:r w:rsidR="00082B49" w:rsidRPr="00082B49">
        <w:rPr>
          <w:rFonts w:ascii="Arial" w:eastAsia="Times New Roman" w:hAnsi="Arial" w:cs="Arial"/>
          <w:color w:val="00000A"/>
          <w:kern w:val="1"/>
        </w:rPr>
        <w:t xml:space="preserve"> of age 0-99 were obtained </w:t>
      </w:r>
      <w:r w:rsidR="00DF7FBB">
        <w:rPr>
          <w:rFonts w:ascii="Arial" w:eastAsia="Times New Roman" w:hAnsi="Arial" w:cs="Arial"/>
          <w:color w:val="00000A"/>
          <w:kern w:val="1"/>
        </w:rPr>
        <w:t xml:space="preserve">for </w:t>
      </w:r>
      <w:ins w:id="2" w:author="Ron GANGNON" w:date="2020-07-03T13:44:00Z">
        <w:r w:rsidR="00C27ADE">
          <w:rPr>
            <w:rFonts w:ascii="Arial" w:eastAsia="Times New Roman" w:hAnsi="Arial" w:cs="Arial"/>
            <w:color w:val="00000A"/>
            <w:kern w:val="1"/>
          </w:rPr>
          <w:t>all wom</w:t>
        </w:r>
      </w:ins>
      <w:ins w:id="3" w:author="Ron GANGNON" w:date="2020-07-03T13:45:00Z">
        <w:r w:rsidR="00C27ADE">
          <w:rPr>
            <w:rFonts w:ascii="Arial" w:eastAsia="Times New Roman" w:hAnsi="Arial" w:cs="Arial"/>
            <w:color w:val="00000A"/>
            <w:kern w:val="1"/>
          </w:rPr>
          <w:t xml:space="preserve">en, </w:t>
        </w:r>
      </w:ins>
      <w:r w:rsidR="003D17E1">
        <w:rPr>
          <w:rFonts w:ascii="Arial" w:eastAsia="Times New Roman" w:hAnsi="Arial" w:cs="Arial"/>
          <w:color w:val="00000A"/>
          <w:kern w:val="1"/>
        </w:rPr>
        <w:t>Hispanic women (</w:t>
      </w:r>
      <w:r w:rsidR="00DF7FBB">
        <w:rPr>
          <w:rFonts w:ascii="Arial" w:eastAsia="Times New Roman" w:hAnsi="Arial" w:cs="Arial"/>
          <w:color w:val="00000A"/>
          <w:kern w:val="1"/>
        </w:rPr>
        <w:t>all races</w:t>
      </w:r>
      <w:r w:rsidR="003D17E1">
        <w:rPr>
          <w:rFonts w:ascii="Arial" w:eastAsia="Times New Roman" w:hAnsi="Arial" w:cs="Arial"/>
          <w:color w:val="00000A"/>
          <w:kern w:val="1"/>
        </w:rPr>
        <w:t>)</w:t>
      </w:r>
      <w:r w:rsidR="00DF7FBB">
        <w:rPr>
          <w:rFonts w:ascii="Arial" w:eastAsia="Times New Roman" w:hAnsi="Arial" w:cs="Arial"/>
          <w:color w:val="00000A"/>
          <w:kern w:val="1"/>
        </w:rPr>
        <w:t xml:space="preserve">, </w:t>
      </w:r>
      <w:ins w:id="4" w:author="Ron GANGNON" w:date="2020-07-03T13:45:00Z">
        <w:r w:rsidR="00C27ADE">
          <w:rPr>
            <w:rFonts w:ascii="Arial" w:eastAsia="Times New Roman" w:hAnsi="Arial" w:cs="Arial"/>
            <w:color w:val="00000A"/>
            <w:kern w:val="1"/>
          </w:rPr>
          <w:t xml:space="preserve">White women, </w:t>
        </w:r>
      </w:ins>
      <w:r w:rsidR="00911992">
        <w:rPr>
          <w:rFonts w:ascii="Arial" w:eastAsia="Times New Roman" w:hAnsi="Arial" w:cs="Arial"/>
          <w:color w:val="00000A"/>
          <w:kern w:val="1"/>
        </w:rPr>
        <w:t xml:space="preserve">non-Hispanic </w:t>
      </w:r>
      <w:r w:rsidR="003F47E2">
        <w:rPr>
          <w:rFonts w:ascii="Arial" w:eastAsia="Times New Roman" w:hAnsi="Arial" w:cs="Arial"/>
          <w:color w:val="00000A"/>
          <w:kern w:val="1"/>
        </w:rPr>
        <w:t>W</w:t>
      </w:r>
      <w:r w:rsidR="00911992">
        <w:rPr>
          <w:rFonts w:ascii="Arial" w:eastAsia="Times New Roman" w:hAnsi="Arial" w:cs="Arial"/>
          <w:color w:val="00000A"/>
          <w:kern w:val="1"/>
        </w:rPr>
        <w:t>hite</w:t>
      </w:r>
      <w:r w:rsidR="003F47E2">
        <w:rPr>
          <w:rFonts w:ascii="Arial" w:eastAsia="Times New Roman" w:hAnsi="Arial" w:cs="Arial"/>
          <w:color w:val="00000A"/>
          <w:kern w:val="1"/>
        </w:rPr>
        <w:t xml:space="preserve"> women</w:t>
      </w:r>
      <w:r w:rsidR="00911992">
        <w:rPr>
          <w:rFonts w:ascii="Arial" w:eastAsia="Times New Roman" w:hAnsi="Arial" w:cs="Arial"/>
          <w:color w:val="00000A"/>
          <w:kern w:val="1"/>
        </w:rPr>
        <w:t xml:space="preserve">, </w:t>
      </w:r>
      <w:r w:rsidR="003F47E2">
        <w:rPr>
          <w:rFonts w:ascii="Arial" w:eastAsia="Times New Roman" w:hAnsi="Arial" w:cs="Arial"/>
          <w:color w:val="00000A"/>
          <w:kern w:val="1"/>
        </w:rPr>
        <w:t>B</w:t>
      </w:r>
      <w:r w:rsidR="009B36F5">
        <w:rPr>
          <w:rFonts w:ascii="Arial" w:eastAsia="Times New Roman" w:hAnsi="Arial" w:cs="Arial"/>
          <w:color w:val="00000A"/>
          <w:kern w:val="1"/>
        </w:rPr>
        <w:t>lack</w:t>
      </w:r>
      <w:r w:rsidR="003F47E2">
        <w:rPr>
          <w:rFonts w:ascii="Arial" w:eastAsia="Times New Roman" w:hAnsi="Arial" w:cs="Arial"/>
          <w:color w:val="00000A"/>
          <w:kern w:val="1"/>
        </w:rPr>
        <w:t xml:space="preserve"> women</w:t>
      </w:r>
      <w:r w:rsidR="003D17E1">
        <w:rPr>
          <w:rFonts w:ascii="Arial" w:eastAsia="Times New Roman" w:hAnsi="Arial" w:cs="Arial"/>
          <w:color w:val="00000A"/>
          <w:kern w:val="1"/>
        </w:rPr>
        <w:t>,</w:t>
      </w:r>
      <w:r w:rsidR="00023D4F">
        <w:rPr>
          <w:rFonts w:ascii="Arial" w:eastAsia="Times New Roman" w:hAnsi="Arial" w:cs="Arial"/>
          <w:color w:val="00000A"/>
          <w:kern w:val="1"/>
        </w:rPr>
        <w:t xml:space="preserve"> </w:t>
      </w:r>
      <w:ins w:id="5" w:author="Ron GANGNON" w:date="2020-07-03T13:45:00Z">
        <w:r w:rsidR="00C27ADE">
          <w:rPr>
            <w:rFonts w:ascii="Arial" w:eastAsia="Times New Roman" w:hAnsi="Arial" w:cs="Arial"/>
            <w:color w:val="00000A"/>
            <w:kern w:val="1"/>
          </w:rPr>
          <w:t xml:space="preserve">non-Hispanic Black women </w:t>
        </w:r>
      </w:ins>
      <w:r w:rsidR="00911992">
        <w:rPr>
          <w:rFonts w:ascii="Arial" w:eastAsia="Times New Roman" w:hAnsi="Arial" w:cs="Arial"/>
          <w:color w:val="00000A"/>
          <w:kern w:val="1"/>
        </w:rPr>
        <w:t>and Asian/Pacific Islander</w:t>
      </w:r>
      <w:ins w:id="6" w:author="Ron GANGNON" w:date="2020-07-03T13:45:00Z">
        <w:r w:rsidR="00C27ADE">
          <w:rPr>
            <w:rFonts w:ascii="Arial" w:eastAsia="Times New Roman" w:hAnsi="Arial" w:cs="Arial"/>
            <w:color w:val="00000A"/>
            <w:kern w:val="1"/>
          </w:rPr>
          <w:t xml:space="preserve"> women</w:t>
        </w:r>
      </w:ins>
      <w:del w:id="7" w:author="Ron GANGNON" w:date="2020-07-03T13:45:00Z">
        <w:r w:rsidR="00911992" w:rsidDel="00C27ADE">
          <w:rPr>
            <w:rFonts w:ascii="Arial" w:eastAsia="Times New Roman" w:hAnsi="Arial" w:cs="Arial"/>
            <w:color w:val="00000A"/>
            <w:kern w:val="1"/>
          </w:rPr>
          <w:delText>s</w:delText>
        </w:r>
      </w:del>
      <w:r w:rsidR="00911992">
        <w:rPr>
          <w:rFonts w:ascii="Arial" w:eastAsia="Times New Roman" w:hAnsi="Arial" w:cs="Arial"/>
          <w:color w:val="00000A"/>
          <w:kern w:val="1"/>
        </w:rPr>
        <w:t xml:space="preserve"> </w:t>
      </w:r>
      <w:r w:rsidR="00082B49" w:rsidRPr="00082B49">
        <w:rPr>
          <w:rFonts w:ascii="Arial" w:eastAsia="Times New Roman" w:hAnsi="Arial" w:cs="Arial"/>
          <w:color w:val="00000A"/>
          <w:kern w:val="1"/>
        </w:rPr>
        <w:t xml:space="preserve">from the Detailed Mortality file on CDC </w:t>
      </w:r>
      <w:r w:rsidR="006E7766">
        <w:rPr>
          <w:rFonts w:ascii="Arial" w:eastAsia="Times New Roman" w:hAnsi="Arial" w:cs="Arial"/>
          <w:color w:val="00000A"/>
          <w:kern w:val="1"/>
        </w:rPr>
        <w:t xml:space="preserve">WONDER </w:t>
      </w:r>
      <w:r w:rsidR="003D17E1">
        <w:rPr>
          <w:rFonts w:ascii="Arial" w:eastAsia="Times New Roman" w:hAnsi="Arial" w:cs="Arial"/>
          <w:color w:val="00000A"/>
          <w:kern w:val="1"/>
        </w:rPr>
        <w:t xml:space="preserve">for </w:t>
      </w:r>
      <w:r w:rsidR="003D17E1" w:rsidRPr="00082B49">
        <w:rPr>
          <w:rFonts w:ascii="Arial" w:eastAsia="Times New Roman" w:hAnsi="Arial" w:cs="Arial"/>
          <w:color w:val="00000A"/>
          <w:kern w:val="1"/>
        </w:rPr>
        <w:t>1999-</w:t>
      </w:r>
      <w:r w:rsidR="003D17E1" w:rsidRPr="00F817E0">
        <w:rPr>
          <w:rFonts w:ascii="Arial" w:eastAsia="Times New Roman" w:hAnsi="Arial" w:cs="Arial"/>
          <w:color w:val="00000A"/>
          <w:kern w:val="1"/>
        </w:rPr>
        <w:t>201</w:t>
      </w:r>
      <w:r w:rsidR="00F817E0" w:rsidRPr="00F817E0">
        <w:rPr>
          <w:rFonts w:ascii="Arial" w:eastAsia="Times New Roman" w:hAnsi="Arial" w:cs="Arial"/>
          <w:color w:val="00000A"/>
          <w:kern w:val="1"/>
        </w:rPr>
        <w:t>8</w:t>
      </w:r>
      <w:r w:rsidR="003D17E1">
        <w:rPr>
          <w:rFonts w:ascii="Arial" w:eastAsia="Times New Roman" w:hAnsi="Arial" w:cs="Arial"/>
          <w:color w:val="00000A"/>
          <w:kern w:val="1"/>
        </w:rPr>
        <w:t xml:space="preserve"> </w:t>
      </w:r>
      <w:r w:rsidR="006E7766">
        <w:rPr>
          <w:rFonts w:ascii="Arial" w:eastAsia="Times New Roman" w:hAnsi="Arial" w:cs="Arial"/>
          <w:color w:val="00000A"/>
          <w:kern w:val="1"/>
        </w:rPr>
        <w:fldChar w:fldCharType="begin"/>
      </w:r>
      <w:r w:rsidR="00D87473">
        <w:rPr>
          <w:rFonts w:ascii="Arial" w:eastAsia="Times New Roman" w:hAnsi="Arial" w:cs="Arial"/>
          <w:color w:val="00000A"/>
          <w:kern w:val="1"/>
        </w:rPr>
        <w:instrText xml:space="preserve"> ADDIN EN.CITE &lt;EndNote&gt;&lt;Cite&gt;&lt;Author&gt;Centers for Disease Control and Prevention&lt;/Author&gt;&lt;Year&gt;Accessed December 1, 2016&lt;/Year&gt;&lt;RecNum&gt;2616&lt;/RecNum&gt;&lt;DisplayText&gt;(20)&lt;/DisplayText&gt;&lt;record&gt;&lt;rec-number&gt;2616&lt;/rec-number&gt;&lt;foreign-keys&gt;&lt;key app="EN" db-id="tape2rpadt2rxgeweaxx5r0qzze99wzatp2z" timestamp="1480627995"&gt;2616&lt;/key&gt;&lt;/foreign-keys&gt;&lt;ref-type name="Report"&gt;27&lt;/ref-type&gt;&lt;contributors&gt;&lt;authors&gt;&lt;author&gt;Centers for Disease Control and Prevention, &lt;/author&gt;&lt;author&gt;U.S. Department of Health &amp;amp; Human Services,&lt;/author&gt;&lt;/authors&gt;&lt;/contributors&gt;&lt;titles&gt;&lt;title&gt;WONDER Online Databases, Underlying Cause of Death. Accessed at http://wonder.cdc.gov. &lt;/title&gt;&lt;/titles&gt;&lt;dates&gt;&lt;year&gt;Accessed December 1, 2016&lt;/year&gt;&lt;/dates&gt;&lt;urls&gt;&lt;/urls&gt;&lt;/record&gt;&lt;/Cite&gt;&lt;/EndNote&gt;</w:instrText>
      </w:r>
      <w:r w:rsidR="006E7766">
        <w:rPr>
          <w:rFonts w:ascii="Arial" w:eastAsia="Times New Roman" w:hAnsi="Arial" w:cs="Arial"/>
          <w:color w:val="00000A"/>
          <w:kern w:val="1"/>
        </w:rPr>
        <w:fldChar w:fldCharType="separate"/>
      </w:r>
      <w:r w:rsidR="00D87473">
        <w:rPr>
          <w:rFonts w:ascii="Arial" w:eastAsia="Times New Roman" w:hAnsi="Arial" w:cs="Arial"/>
          <w:noProof/>
          <w:color w:val="00000A"/>
          <w:kern w:val="1"/>
        </w:rPr>
        <w:t>(20)</w:t>
      </w:r>
      <w:r w:rsidR="006E7766">
        <w:rPr>
          <w:rFonts w:ascii="Arial" w:eastAsia="Times New Roman" w:hAnsi="Arial" w:cs="Arial"/>
          <w:color w:val="00000A"/>
          <w:kern w:val="1"/>
        </w:rPr>
        <w:fldChar w:fldCharType="end"/>
      </w:r>
      <w:r w:rsidR="00082B49" w:rsidRPr="00082B49">
        <w:rPr>
          <w:rFonts w:ascii="Arial" w:eastAsia="Times New Roman" w:hAnsi="Arial" w:cs="Arial"/>
          <w:color w:val="00000A"/>
          <w:kern w:val="1"/>
        </w:rPr>
        <w:t>.</w:t>
      </w:r>
      <w:r w:rsidR="00023D4F">
        <w:rPr>
          <w:rFonts w:ascii="Arial" w:eastAsia="Times New Roman" w:hAnsi="Arial" w:cs="Arial"/>
          <w:color w:val="00000A"/>
          <w:kern w:val="1"/>
        </w:rPr>
        <w:t xml:space="preserve"> Due to small numbers, Asian/Pacific Islanders included both Hispanic and non-Hispanic women, and we did not estimate values for American Indian/Native Alaskan women. Invasive f</w:t>
      </w:r>
      <w:r w:rsidR="00DF7FBB">
        <w:rPr>
          <w:rFonts w:ascii="Arial" w:eastAsia="Times New Roman" w:hAnsi="Arial" w:cs="Arial"/>
          <w:color w:val="00000A"/>
          <w:kern w:val="1"/>
        </w:rPr>
        <w:t>emale b</w:t>
      </w:r>
      <w:r w:rsidR="00082B49" w:rsidRPr="00082B49">
        <w:rPr>
          <w:rFonts w:ascii="Arial" w:eastAsia="Times New Roman" w:hAnsi="Arial" w:cs="Arial"/>
          <w:color w:val="00000A"/>
          <w:kern w:val="1"/>
        </w:rPr>
        <w:t>reast cancer (ICD</w:t>
      </w:r>
      <w:r w:rsidR="005C40C1">
        <w:rPr>
          <w:rFonts w:ascii="Arial" w:eastAsia="Times New Roman" w:hAnsi="Arial" w:cs="Arial"/>
          <w:color w:val="00000A"/>
          <w:kern w:val="1"/>
        </w:rPr>
        <w:t xml:space="preserve">-8 and </w:t>
      </w:r>
      <w:r w:rsidR="00082B49" w:rsidRPr="00082B49">
        <w:rPr>
          <w:rFonts w:ascii="Arial" w:eastAsia="Times New Roman" w:hAnsi="Arial" w:cs="Arial"/>
          <w:color w:val="00000A"/>
          <w:kern w:val="1"/>
        </w:rPr>
        <w:t>-9</w:t>
      </w:r>
      <w:r w:rsidR="005C40C1">
        <w:rPr>
          <w:rFonts w:ascii="Arial" w:eastAsia="Times New Roman" w:hAnsi="Arial" w:cs="Arial"/>
          <w:color w:val="00000A"/>
          <w:kern w:val="1"/>
        </w:rPr>
        <w:t>:</w:t>
      </w:r>
      <w:r w:rsidR="00082B49" w:rsidRPr="00082B49">
        <w:rPr>
          <w:rFonts w:ascii="Arial" w:eastAsia="Times New Roman" w:hAnsi="Arial" w:cs="Arial"/>
          <w:color w:val="00000A"/>
          <w:kern w:val="1"/>
        </w:rPr>
        <w:t xml:space="preserve"> 174)</w:t>
      </w:r>
      <w:r w:rsidR="00911992">
        <w:rPr>
          <w:rFonts w:ascii="Arial" w:eastAsia="Times New Roman" w:hAnsi="Arial" w:cs="Arial"/>
          <w:color w:val="00000A"/>
          <w:kern w:val="1"/>
        </w:rPr>
        <w:t xml:space="preserve"> deaths</w:t>
      </w:r>
      <w:r w:rsidR="00DF7FBB">
        <w:rPr>
          <w:rFonts w:ascii="Arial" w:eastAsia="Times New Roman" w:hAnsi="Arial" w:cs="Arial"/>
          <w:color w:val="00000A"/>
          <w:kern w:val="1"/>
        </w:rPr>
        <w:t>,</w:t>
      </w:r>
      <w:r w:rsidR="00082B49" w:rsidRPr="00082B49">
        <w:rPr>
          <w:rFonts w:ascii="Arial" w:eastAsia="Times New Roman" w:hAnsi="Arial" w:cs="Arial"/>
          <w:color w:val="00000A"/>
          <w:kern w:val="1"/>
        </w:rPr>
        <w:t xml:space="preserve"> all</w:t>
      </w:r>
      <w:r w:rsidR="001224E3">
        <w:rPr>
          <w:rFonts w:ascii="Arial" w:eastAsia="Times New Roman" w:hAnsi="Arial" w:cs="Arial"/>
          <w:color w:val="00000A"/>
          <w:kern w:val="1"/>
        </w:rPr>
        <w:t>-</w:t>
      </w:r>
      <w:r w:rsidR="00082B49" w:rsidRPr="00082B49">
        <w:rPr>
          <w:rFonts w:ascii="Arial" w:eastAsia="Times New Roman" w:hAnsi="Arial" w:cs="Arial"/>
          <w:color w:val="00000A"/>
          <w:kern w:val="1"/>
        </w:rPr>
        <w:t>cause female deaths</w:t>
      </w:r>
      <w:r w:rsidR="00543FB2">
        <w:rPr>
          <w:rFonts w:ascii="Arial" w:eastAsia="Times New Roman" w:hAnsi="Arial" w:cs="Arial"/>
          <w:color w:val="00000A"/>
          <w:kern w:val="1"/>
        </w:rPr>
        <w:t>,</w:t>
      </w:r>
      <w:r w:rsidR="00DF7FBB">
        <w:rPr>
          <w:rFonts w:ascii="Arial" w:eastAsia="Times New Roman" w:hAnsi="Arial" w:cs="Arial"/>
          <w:color w:val="00000A"/>
          <w:kern w:val="1"/>
        </w:rPr>
        <w:t xml:space="preserve"> and populations</w:t>
      </w:r>
      <w:r w:rsidR="00911992">
        <w:rPr>
          <w:rFonts w:ascii="Arial" w:eastAsia="Times New Roman" w:hAnsi="Arial" w:cs="Arial"/>
          <w:color w:val="00000A"/>
          <w:kern w:val="1"/>
        </w:rPr>
        <w:t xml:space="preserve"> for</w:t>
      </w:r>
      <w:r w:rsidR="00082B49" w:rsidRPr="00082B49">
        <w:rPr>
          <w:rFonts w:ascii="Arial" w:eastAsia="Times New Roman" w:hAnsi="Arial" w:cs="Arial"/>
          <w:color w:val="00000A"/>
          <w:kern w:val="1"/>
        </w:rPr>
        <w:t xml:space="preserve"> </w:t>
      </w:r>
      <w:r w:rsidR="00911992">
        <w:rPr>
          <w:rFonts w:ascii="Arial" w:eastAsia="Times New Roman" w:hAnsi="Arial" w:cs="Arial"/>
          <w:color w:val="00000A"/>
          <w:kern w:val="1"/>
        </w:rPr>
        <w:t xml:space="preserve">grouped </w:t>
      </w:r>
      <w:r w:rsidR="00082B49" w:rsidRPr="00082B49">
        <w:rPr>
          <w:rFonts w:ascii="Arial" w:eastAsia="Times New Roman" w:hAnsi="Arial" w:cs="Arial"/>
          <w:color w:val="00000A"/>
          <w:kern w:val="1"/>
        </w:rPr>
        <w:t>age</w:t>
      </w:r>
      <w:r w:rsidR="00543FB2">
        <w:rPr>
          <w:rFonts w:ascii="Arial" w:eastAsia="Times New Roman" w:hAnsi="Arial" w:cs="Arial"/>
          <w:color w:val="00000A"/>
          <w:kern w:val="1"/>
        </w:rPr>
        <w:t>s</w:t>
      </w:r>
      <w:r w:rsidR="00911992">
        <w:rPr>
          <w:rFonts w:ascii="Arial" w:eastAsia="Times New Roman" w:hAnsi="Arial" w:cs="Arial"/>
          <w:color w:val="00000A"/>
          <w:kern w:val="1"/>
        </w:rPr>
        <w:t xml:space="preserve"> </w:t>
      </w:r>
      <w:r w:rsidR="00082B49" w:rsidRPr="00082B49">
        <w:rPr>
          <w:rFonts w:ascii="Arial" w:eastAsia="Times New Roman" w:hAnsi="Arial" w:cs="Arial"/>
          <w:color w:val="00000A"/>
          <w:kern w:val="1"/>
        </w:rPr>
        <w:t xml:space="preserve">were obtained </w:t>
      </w:r>
      <w:r w:rsidR="00911992">
        <w:rPr>
          <w:rFonts w:ascii="Arial" w:eastAsia="Times New Roman" w:hAnsi="Arial" w:cs="Arial"/>
          <w:color w:val="00000A"/>
          <w:kern w:val="1"/>
        </w:rPr>
        <w:t>for all races combined</w:t>
      </w:r>
      <w:ins w:id="8" w:author="Ron GANGNON" w:date="2020-07-03T13:46:00Z">
        <w:r w:rsidR="00C27ADE">
          <w:rPr>
            <w:rFonts w:ascii="Arial" w:eastAsia="Times New Roman" w:hAnsi="Arial" w:cs="Arial"/>
            <w:color w:val="00000A"/>
            <w:kern w:val="1"/>
          </w:rPr>
          <w:t>, White women</w:t>
        </w:r>
      </w:ins>
      <w:r w:rsidR="00911992">
        <w:rPr>
          <w:rFonts w:ascii="Arial" w:eastAsia="Times New Roman" w:hAnsi="Arial" w:cs="Arial"/>
          <w:color w:val="00000A"/>
          <w:kern w:val="1"/>
        </w:rPr>
        <w:t xml:space="preserve"> and </w:t>
      </w:r>
      <w:r w:rsidR="003F47E2">
        <w:rPr>
          <w:rFonts w:ascii="Arial" w:eastAsia="Times New Roman" w:hAnsi="Arial" w:cs="Arial"/>
          <w:color w:val="00000A"/>
          <w:kern w:val="1"/>
        </w:rPr>
        <w:t>B</w:t>
      </w:r>
      <w:r w:rsidR="009B36F5">
        <w:rPr>
          <w:rFonts w:ascii="Arial" w:eastAsia="Times New Roman" w:hAnsi="Arial" w:cs="Arial"/>
          <w:color w:val="00000A"/>
          <w:kern w:val="1"/>
        </w:rPr>
        <w:t>lack</w:t>
      </w:r>
      <w:r w:rsidR="003F47E2">
        <w:rPr>
          <w:rFonts w:ascii="Arial" w:eastAsia="Times New Roman" w:hAnsi="Arial" w:cs="Arial"/>
          <w:color w:val="00000A"/>
          <w:kern w:val="1"/>
        </w:rPr>
        <w:t xml:space="preserve"> women</w:t>
      </w:r>
      <w:r w:rsidR="00911992">
        <w:rPr>
          <w:rFonts w:ascii="Arial" w:eastAsia="Times New Roman" w:hAnsi="Arial" w:cs="Arial"/>
          <w:color w:val="00000A"/>
          <w:kern w:val="1"/>
        </w:rPr>
        <w:t xml:space="preserve"> </w:t>
      </w:r>
      <w:r w:rsidR="00082B49" w:rsidRPr="00082B49">
        <w:rPr>
          <w:rFonts w:ascii="Arial" w:eastAsia="Times New Roman" w:hAnsi="Arial" w:cs="Arial"/>
          <w:color w:val="00000A"/>
          <w:kern w:val="1"/>
        </w:rPr>
        <w:t xml:space="preserve">from the Compressed Mortality files on CDC </w:t>
      </w:r>
      <w:r w:rsidR="004332A8" w:rsidRPr="004332A8">
        <w:rPr>
          <w:rFonts w:ascii="Arial" w:eastAsia="Times New Roman" w:hAnsi="Arial" w:cs="Arial"/>
          <w:kern w:val="1"/>
        </w:rPr>
        <w:t>WONDER</w:t>
      </w:r>
      <w:r w:rsidR="00DF7FBB">
        <w:rPr>
          <w:rFonts w:ascii="Arial" w:eastAsia="Times New Roman" w:hAnsi="Arial" w:cs="Arial"/>
          <w:kern w:val="1"/>
        </w:rPr>
        <w:t xml:space="preserve"> </w:t>
      </w:r>
      <w:r w:rsidR="00DF7FBB">
        <w:rPr>
          <w:rFonts w:ascii="Arial" w:eastAsia="Times New Roman" w:hAnsi="Arial" w:cs="Arial"/>
          <w:color w:val="00000A"/>
          <w:kern w:val="1"/>
        </w:rPr>
        <w:t xml:space="preserve">for calendar years </w:t>
      </w:r>
      <w:r w:rsidR="00DF7FBB" w:rsidRPr="00082B49">
        <w:rPr>
          <w:rFonts w:ascii="Arial" w:eastAsia="Times New Roman" w:hAnsi="Arial" w:cs="Arial"/>
          <w:color w:val="00000A"/>
          <w:kern w:val="1"/>
        </w:rPr>
        <w:t>1968-1998</w:t>
      </w:r>
      <w:r w:rsidR="004332A8">
        <w:rPr>
          <w:rFonts w:ascii="Arial" w:eastAsia="Times New Roman" w:hAnsi="Arial" w:cs="Arial"/>
          <w:color w:val="00000A"/>
          <w:kern w:val="1"/>
        </w:rPr>
        <w:t xml:space="preserve"> </w:t>
      </w:r>
      <w:r w:rsidR="004332A8">
        <w:rPr>
          <w:rFonts w:ascii="Arial" w:eastAsia="Times New Roman" w:hAnsi="Arial" w:cs="Arial"/>
          <w:color w:val="00000A"/>
          <w:kern w:val="1"/>
        </w:rPr>
        <w:fldChar w:fldCharType="begin"/>
      </w:r>
      <w:r w:rsidR="00D87473">
        <w:rPr>
          <w:rFonts w:ascii="Arial" w:eastAsia="Times New Roman" w:hAnsi="Arial" w:cs="Arial"/>
          <w:color w:val="00000A"/>
          <w:kern w:val="1"/>
        </w:rPr>
        <w:instrText xml:space="preserve"> ADDIN EN.CITE &lt;EndNote&gt;&lt;Cite&gt;&lt;Author&gt;Centers for Disease Control and Prevention&lt;/Author&gt;&lt;Year&gt;Accessed December 1, 2016&lt;/Year&gt;&lt;RecNum&gt;2616&lt;/RecNum&gt;&lt;DisplayText&gt;(20)&lt;/DisplayText&gt;&lt;record&gt;&lt;rec-number&gt;2616&lt;/rec-number&gt;&lt;foreign-keys&gt;&lt;key app="EN" db-id="tape2rpadt2rxgeweaxx5r0qzze99wzatp2z" timestamp="1480627995"&gt;2616&lt;/key&gt;&lt;/foreign-keys&gt;&lt;ref-type name="Report"&gt;27&lt;/ref-type&gt;&lt;contributors&gt;&lt;authors&gt;&lt;author&gt;Centers for Disease Control and Prevention, &lt;/author&gt;&lt;author&gt;U.S. Department of Health &amp;amp; Human Services,&lt;/author&gt;&lt;/authors&gt;&lt;/contributors&gt;&lt;titles&gt;&lt;title&gt;WONDER Online Databases, Underlying Cause of Death. Accessed at http://wonder.cdc.gov. &lt;/title&gt;&lt;/titles&gt;&lt;dates&gt;&lt;year&gt;Accessed December 1, 2016&lt;/year&gt;&lt;/dates&gt;&lt;urls&gt;&lt;/urls&gt;&lt;/record&gt;&lt;/Cite&gt;&lt;/EndNote&gt;</w:instrText>
      </w:r>
      <w:r w:rsidR="004332A8">
        <w:rPr>
          <w:rFonts w:ascii="Arial" w:eastAsia="Times New Roman" w:hAnsi="Arial" w:cs="Arial"/>
          <w:color w:val="00000A"/>
          <w:kern w:val="1"/>
        </w:rPr>
        <w:fldChar w:fldCharType="separate"/>
      </w:r>
      <w:r w:rsidR="00D87473">
        <w:rPr>
          <w:rFonts w:ascii="Arial" w:eastAsia="Times New Roman" w:hAnsi="Arial" w:cs="Arial"/>
          <w:noProof/>
          <w:color w:val="00000A"/>
          <w:kern w:val="1"/>
        </w:rPr>
        <w:t>(20)</w:t>
      </w:r>
      <w:r w:rsidR="004332A8">
        <w:rPr>
          <w:rFonts w:ascii="Arial" w:eastAsia="Times New Roman" w:hAnsi="Arial" w:cs="Arial"/>
          <w:color w:val="00000A"/>
          <w:kern w:val="1"/>
        </w:rPr>
        <w:fldChar w:fldCharType="end"/>
      </w:r>
      <w:r w:rsidR="00082B49" w:rsidRPr="00082B49">
        <w:rPr>
          <w:rFonts w:ascii="Arial" w:eastAsia="Times New Roman" w:hAnsi="Arial" w:cs="Arial"/>
          <w:color w:val="00000A"/>
          <w:kern w:val="1"/>
        </w:rPr>
        <w:t xml:space="preserve">. </w:t>
      </w:r>
      <w:r w:rsidR="00EE0C68" w:rsidRPr="00082B49">
        <w:rPr>
          <w:rFonts w:ascii="Arial" w:eastAsia="Times New Roman" w:hAnsi="Arial" w:cs="Arial"/>
          <w:color w:val="00000A"/>
          <w:kern w:val="1"/>
        </w:rPr>
        <w:t>Female all-cause mortality life tables</w:t>
      </w:r>
      <w:r w:rsidR="00911992">
        <w:rPr>
          <w:rFonts w:ascii="Arial" w:eastAsia="Times New Roman" w:hAnsi="Arial" w:cs="Arial"/>
          <w:color w:val="00000A"/>
          <w:kern w:val="1"/>
        </w:rPr>
        <w:t xml:space="preserve"> for</w:t>
      </w:r>
      <w:r w:rsidR="00EE0C68" w:rsidRPr="00082B49">
        <w:rPr>
          <w:rFonts w:ascii="Arial" w:eastAsia="Times New Roman" w:hAnsi="Arial" w:cs="Arial"/>
          <w:color w:val="00000A"/>
          <w:kern w:val="1"/>
        </w:rPr>
        <w:t xml:space="preserve"> single year</w:t>
      </w:r>
      <w:r w:rsidR="00911992">
        <w:rPr>
          <w:rFonts w:ascii="Arial" w:eastAsia="Times New Roman" w:hAnsi="Arial" w:cs="Arial"/>
          <w:color w:val="00000A"/>
          <w:kern w:val="1"/>
        </w:rPr>
        <w:t>s</w:t>
      </w:r>
      <w:r w:rsidR="00EE0C68" w:rsidRPr="00082B49">
        <w:rPr>
          <w:rFonts w:ascii="Arial" w:eastAsia="Times New Roman" w:hAnsi="Arial" w:cs="Arial"/>
          <w:color w:val="00000A"/>
          <w:kern w:val="1"/>
        </w:rPr>
        <w:t xml:space="preserve"> of age 0-119 were </w:t>
      </w:r>
      <w:r w:rsidR="00EE0C68" w:rsidRPr="00082B49">
        <w:rPr>
          <w:rFonts w:ascii="Arial" w:eastAsia="Times New Roman" w:hAnsi="Arial" w:cs="Arial"/>
          <w:color w:val="00000A"/>
          <w:kern w:val="1"/>
        </w:rPr>
        <w:lastRenderedPageBreak/>
        <w:t xml:space="preserve">obtained </w:t>
      </w:r>
      <w:r w:rsidR="00911992">
        <w:rPr>
          <w:rFonts w:ascii="Arial" w:eastAsia="Times New Roman" w:hAnsi="Arial" w:cs="Arial"/>
          <w:color w:val="00000A"/>
          <w:kern w:val="1"/>
        </w:rPr>
        <w:t>for all races combined</w:t>
      </w:r>
      <w:r w:rsidR="00911992" w:rsidRPr="00082B49">
        <w:rPr>
          <w:rFonts w:ascii="Arial" w:eastAsia="Times New Roman" w:hAnsi="Arial" w:cs="Arial"/>
          <w:color w:val="00000A"/>
          <w:kern w:val="1"/>
        </w:rPr>
        <w:t xml:space="preserve"> </w:t>
      </w:r>
      <w:r w:rsidR="00EE0C68" w:rsidRPr="00082B49">
        <w:rPr>
          <w:rFonts w:ascii="Arial" w:eastAsia="Times New Roman" w:hAnsi="Arial" w:cs="Arial"/>
          <w:color w:val="00000A"/>
          <w:kern w:val="1"/>
        </w:rPr>
        <w:t>from the Berkeley Mortality Database</w:t>
      </w:r>
      <w:r w:rsidR="00911992">
        <w:rPr>
          <w:rFonts w:ascii="Arial" w:eastAsia="Times New Roman" w:hAnsi="Arial" w:cs="Arial"/>
          <w:color w:val="00000A"/>
          <w:kern w:val="1"/>
        </w:rPr>
        <w:t xml:space="preserve"> </w:t>
      </w:r>
      <w:r w:rsidR="00911992" w:rsidRPr="00082B49">
        <w:rPr>
          <w:rFonts w:ascii="Arial" w:eastAsia="Times New Roman" w:hAnsi="Arial" w:cs="Arial"/>
          <w:color w:val="00000A"/>
          <w:kern w:val="1"/>
        </w:rPr>
        <w:t xml:space="preserve">for </w:t>
      </w:r>
      <w:r w:rsidR="00911992">
        <w:rPr>
          <w:rFonts w:ascii="Arial" w:eastAsia="Times New Roman" w:hAnsi="Arial" w:cs="Arial"/>
          <w:color w:val="00000A"/>
          <w:kern w:val="1"/>
        </w:rPr>
        <w:t>the</w:t>
      </w:r>
      <w:r w:rsidR="00911992" w:rsidRPr="00082B49">
        <w:rPr>
          <w:rFonts w:ascii="Arial" w:eastAsia="Times New Roman" w:hAnsi="Arial" w:cs="Arial"/>
          <w:color w:val="00000A"/>
          <w:kern w:val="1"/>
        </w:rPr>
        <w:t xml:space="preserve"> 1900-20</w:t>
      </w:r>
      <w:r w:rsidR="00911992" w:rsidRPr="00EE11F0">
        <w:rPr>
          <w:rFonts w:ascii="Arial" w:eastAsia="Times New Roman" w:hAnsi="Arial" w:cs="Arial"/>
          <w:color w:val="00000A"/>
          <w:kern w:val="1"/>
        </w:rPr>
        <w:t>00</w:t>
      </w:r>
      <w:r w:rsidR="00911992">
        <w:rPr>
          <w:rFonts w:ascii="Arial" w:eastAsia="Times New Roman" w:hAnsi="Arial" w:cs="Arial"/>
          <w:color w:val="00000A"/>
          <w:kern w:val="1"/>
        </w:rPr>
        <w:t xml:space="preserve"> birth cohorts</w:t>
      </w:r>
      <w:r w:rsidR="00EE0C68" w:rsidRPr="00082B49">
        <w:rPr>
          <w:rFonts w:ascii="Arial" w:eastAsia="Times New Roman" w:hAnsi="Arial" w:cs="Arial"/>
          <w:color w:val="00000A"/>
          <w:kern w:val="1"/>
        </w:rPr>
        <w:t xml:space="preserve"> </w:t>
      </w:r>
      <w:r w:rsidR="00EE0C68">
        <w:rPr>
          <w:rFonts w:ascii="Arial" w:eastAsia="Times New Roman" w:hAnsi="Arial" w:cs="Arial"/>
          <w:color w:val="00000A"/>
          <w:kern w:val="1"/>
        </w:rPr>
        <w:fldChar w:fldCharType="begin"/>
      </w:r>
      <w:r w:rsidR="00D87473">
        <w:rPr>
          <w:rFonts w:ascii="Arial" w:eastAsia="Times New Roman" w:hAnsi="Arial" w:cs="Arial"/>
          <w:color w:val="00000A"/>
          <w:kern w:val="1"/>
        </w:rPr>
        <w:instrText xml:space="preserve"> ADDIN EN.CITE &lt;EndNote&gt;&lt;Cite&gt;&lt;Author&gt;Berkely Mortality Database&lt;/Author&gt;&lt;RecNum&gt;1074&lt;/RecNum&gt;&lt;DisplayText&gt;(21)&lt;/DisplayText&gt;&lt;record&gt;&lt;rec-number&gt;1074&lt;/rec-number&gt;&lt;foreign-keys&gt;&lt;key app="EN" db-id="tape2rpadt2rxgeweaxx5r0qzze99wzatp2z" timestamp="1302030481"&gt;1074&lt;/key&gt;&lt;/foreign-keys&gt;&lt;ref-type name="Web Page"&gt;12&lt;/ref-type&gt;&lt;contributors&gt;&lt;authors&gt;&lt;author&gt;Berkely Mortality Database, &lt;/author&gt;&lt;/authors&gt;&lt;/contributors&gt;&lt;titles&gt;&lt;title&gt;Data for the United States ( http://u.demog.berkeley.edu/~bmd/states.html )&lt;/title&gt;&lt;/titles&gt;&lt;number&gt;December 1, 2016&lt;/number&gt;&lt;dates&gt;&lt;/dates&gt;&lt;urls&gt;&lt;/urls&gt;&lt;/record&gt;&lt;/Cite&gt;&lt;/EndNote&gt;</w:instrText>
      </w:r>
      <w:r w:rsidR="00EE0C68">
        <w:rPr>
          <w:rFonts w:ascii="Arial" w:eastAsia="Times New Roman" w:hAnsi="Arial" w:cs="Arial"/>
          <w:color w:val="00000A"/>
          <w:kern w:val="1"/>
        </w:rPr>
        <w:fldChar w:fldCharType="separate"/>
      </w:r>
      <w:r w:rsidR="00D87473">
        <w:rPr>
          <w:rFonts w:ascii="Arial" w:eastAsia="Times New Roman" w:hAnsi="Arial" w:cs="Arial"/>
          <w:noProof/>
          <w:color w:val="00000A"/>
          <w:kern w:val="1"/>
        </w:rPr>
        <w:t>(21)</w:t>
      </w:r>
      <w:r w:rsidR="00EE0C68">
        <w:rPr>
          <w:rFonts w:ascii="Arial" w:eastAsia="Times New Roman" w:hAnsi="Arial" w:cs="Arial"/>
          <w:color w:val="00000A"/>
          <w:kern w:val="1"/>
        </w:rPr>
        <w:fldChar w:fldCharType="end"/>
      </w:r>
      <w:r w:rsidR="00EE0C68">
        <w:rPr>
          <w:rFonts w:ascii="Arial" w:eastAsia="Times New Roman" w:hAnsi="Arial" w:cs="Arial"/>
          <w:color w:val="00000A"/>
          <w:kern w:val="1"/>
        </w:rPr>
        <w:t>.</w:t>
      </w:r>
      <w:r w:rsidR="00DE2081">
        <w:rPr>
          <w:rFonts w:ascii="Arial" w:eastAsia="Times New Roman" w:hAnsi="Arial" w:cs="Arial"/>
          <w:color w:val="00000A"/>
          <w:kern w:val="1"/>
        </w:rPr>
        <w:t xml:space="preserve"> </w:t>
      </w:r>
    </w:p>
    <w:p w14:paraId="37B2A003" w14:textId="0CCF2100" w:rsidR="00414091" w:rsidRDefault="00DE2081" w:rsidP="000B63B3">
      <w:pPr>
        <w:suppressAutoHyphens w:val="0"/>
        <w:autoSpaceDE w:val="0"/>
        <w:autoSpaceDN w:val="0"/>
        <w:adjustRightInd w:val="0"/>
        <w:spacing w:after="0" w:line="480" w:lineRule="auto"/>
        <w:outlineLvl w:val="0"/>
        <w:rPr>
          <w:rFonts w:ascii="Arial" w:eastAsia="Times New Roman" w:hAnsi="Arial" w:cs="Arial"/>
          <w:color w:val="00000A"/>
          <w:kern w:val="1"/>
        </w:rPr>
      </w:pPr>
      <w:bookmarkStart w:id="9" w:name="__Fieldmark__315_728667473"/>
      <w:bookmarkStart w:id="10" w:name="__Fieldmark__324_728667473"/>
      <w:bookmarkEnd w:id="9"/>
      <w:bookmarkEnd w:id="10"/>
      <w:r>
        <w:rPr>
          <w:rFonts w:ascii="Arial" w:eastAsia="Times New Roman" w:hAnsi="Arial" w:cs="Arial"/>
          <w:color w:val="00000A"/>
          <w:kern w:val="1"/>
        </w:rPr>
        <w:tab/>
      </w:r>
      <w:r w:rsidR="00BF1C60">
        <w:rPr>
          <w:rFonts w:ascii="Arial" w:eastAsia="Times New Roman" w:hAnsi="Arial" w:cs="Arial"/>
          <w:color w:val="00000A"/>
          <w:kern w:val="1"/>
        </w:rPr>
        <w:t>W</w:t>
      </w:r>
      <w:r w:rsidR="00BD11F9">
        <w:rPr>
          <w:rFonts w:ascii="Arial" w:eastAsia="Times New Roman" w:hAnsi="Arial" w:cs="Arial"/>
          <w:color w:val="00000A"/>
          <w:kern w:val="1"/>
        </w:rPr>
        <w:t>e used a</w:t>
      </w:r>
      <w:r w:rsidR="00911992">
        <w:rPr>
          <w:rFonts w:ascii="Arial" w:eastAsia="Times New Roman" w:hAnsi="Arial" w:cs="Arial"/>
          <w:color w:val="00000A"/>
          <w:kern w:val="1"/>
        </w:rPr>
        <w:t xml:space="preserve"> series of</w:t>
      </w:r>
      <w:r w:rsidR="00AB2656" w:rsidRPr="00AB2656">
        <w:rPr>
          <w:rFonts w:ascii="Arial" w:eastAsia="Times New Roman" w:hAnsi="Arial" w:cs="Arial"/>
          <w:color w:val="00000A"/>
          <w:kern w:val="1"/>
        </w:rPr>
        <w:t xml:space="preserve"> age-period-cohort (APC) model</w:t>
      </w:r>
      <w:r w:rsidR="00911992">
        <w:rPr>
          <w:rFonts w:ascii="Arial" w:eastAsia="Times New Roman" w:hAnsi="Arial" w:cs="Arial"/>
          <w:color w:val="00000A"/>
          <w:kern w:val="1"/>
        </w:rPr>
        <w:t>s</w:t>
      </w:r>
      <w:r w:rsidR="00AB2656" w:rsidRPr="00AB2656">
        <w:rPr>
          <w:rFonts w:ascii="Arial" w:eastAsia="Times New Roman" w:hAnsi="Arial" w:cs="Arial"/>
          <w:color w:val="00000A"/>
          <w:kern w:val="1"/>
        </w:rPr>
        <w:t xml:space="preserve"> </w:t>
      </w:r>
      <w:r w:rsidR="0040425F">
        <w:rPr>
          <w:rFonts w:ascii="Arial" w:eastAsia="Times New Roman" w:hAnsi="Arial" w:cs="Arial"/>
          <w:color w:val="00000A"/>
          <w:kern w:val="1"/>
        </w:rPr>
        <w:fldChar w:fldCharType="begin"/>
      </w:r>
      <w:r w:rsidR="00D87473">
        <w:rPr>
          <w:rFonts w:ascii="Arial" w:eastAsia="Times New Roman" w:hAnsi="Arial" w:cs="Arial"/>
          <w:color w:val="00000A"/>
          <w:kern w:val="1"/>
        </w:rPr>
        <w:instrText xml:space="preserve"> ADDIN EN.CITE &lt;EndNote&gt;&lt;Cite&gt;&lt;Author&gt;Carstensen&lt;/Author&gt;&lt;Year&gt;2007&lt;/Year&gt;&lt;RecNum&gt;2087&lt;/RecNum&gt;&lt;DisplayText&gt;(22)&lt;/DisplayText&gt;&lt;record&gt;&lt;rec-number&gt;2087&lt;/rec-number&gt;&lt;foreign-keys&gt;&lt;key app="EN" db-id="tape2rpadt2rxgeweaxx5r0qzze99wzatp2z" timestamp="1366649105"&gt;2087&lt;/key&gt;&lt;/foreign-keys&gt;&lt;ref-type name="Journal Article"&gt;17&lt;/ref-type&gt;&lt;contributors&gt;&lt;authors&gt;&lt;author&gt;Carstensen, B.&lt;/author&gt;&lt;/authors&gt;&lt;/contributors&gt;&lt;titles&gt;&lt;title&gt;Age-Period-Cohort models for the Lexis Diagram&lt;/title&gt;&lt;secondary-title&gt;Stat Med&lt;/secondary-title&gt;&lt;/titles&gt;&lt;periodical&gt;&lt;full-title&gt;Stat Med&lt;/full-title&gt;&lt;/periodical&gt;&lt;pages&gt;3018-3045&lt;/pages&gt;&lt;volume&gt;26&lt;/volume&gt;&lt;dates&gt;&lt;year&gt;2007&lt;/year&gt;&lt;/dates&gt;&lt;urls&gt;&lt;/urls&gt;&lt;/record&gt;&lt;/Cite&gt;&lt;/EndNote&gt;</w:instrText>
      </w:r>
      <w:r w:rsidR="0040425F">
        <w:rPr>
          <w:rFonts w:ascii="Arial" w:eastAsia="Times New Roman" w:hAnsi="Arial" w:cs="Arial"/>
          <w:color w:val="00000A"/>
          <w:kern w:val="1"/>
        </w:rPr>
        <w:fldChar w:fldCharType="separate"/>
      </w:r>
      <w:r w:rsidR="00D87473">
        <w:rPr>
          <w:rFonts w:ascii="Arial" w:eastAsia="Times New Roman" w:hAnsi="Arial" w:cs="Arial"/>
          <w:noProof/>
          <w:color w:val="00000A"/>
          <w:kern w:val="1"/>
        </w:rPr>
        <w:t>(22)</w:t>
      </w:r>
      <w:r w:rsidR="0040425F">
        <w:rPr>
          <w:rFonts w:ascii="Arial" w:eastAsia="Times New Roman" w:hAnsi="Arial" w:cs="Arial"/>
          <w:color w:val="00000A"/>
          <w:kern w:val="1"/>
        </w:rPr>
        <w:fldChar w:fldCharType="end"/>
      </w:r>
      <w:r w:rsidR="0040425F">
        <w:rPr>
          <w:rFonts w:ascii="Arial" w:eastAsia="Times New Roman" w:hAnsi="Arial" w:cs="Arial"/>
          <w:color w:val="00000A"/>
          <w:kern w:val="1"/>
        </w:rPr>
        <w:t xml:space="preserve"> </w:t>
      </w:r>
      <w:r w:rsidR="00AB2656" w:rsidRPr="00AB2656">
        <w:rPr>
          <w:rFonts w:ascii="Arial" w:eastAsia="Times New Roman" w:hAnsi="Arial" w:cs="Arial"/>
          <w:color w:val="00000A"/>
          <w:kern w:val="1"/>
        </w:rPr>
        <w:t xml:space="preserve">to estimate the proportion of deaths due to breast cancer </w:t>
      </w:r>
      <w:r w:rsidR="00AF5412">
        <w:rPr>
          <w:rFonts w:ascii="Arial" w:eastAsia="Times New Roman" w:hAnsi="Arial" w:cs="Arial"/>
          <w:color w:val="00000A"/>
          <w:kern w:val="1"/>
        </w:rPr>
        <w:t>among all wo</w:t>
      </w:r>
      <w:r w:rsidR="00015675">
        <w:rPr>
          <w:rFonts w:ascii="Arial" w:eastAsia="Times New Roman" w:hAnsi="Arial" w:cs="Arial"/>
          <w:color w:val="00000A"/>
          <w:kern w:val="1"/>
        </w:rPr>
        <w:t xml:space="preserve">men </w:t>
      </w:r>
      <w:r w:rsidR="00A94332">
        <w:rPr>
          <w:rFonts w:ascii="Arial" w:eastAsia="Times New Roman" w:hAnsi="Arial" w:cs="Arial"/>
          <w:color w:val="00000A"/>
          <w:kern w:val="1"/>
        </w:rPr>
        <w:t xml:space="preserve">using </w:t>
      </w:r>
      <w:del w:id="11" w:author="Ron GANGNON" w:date="2020-07-03T15:35:00Z">
        <w:r w:rsidR="00A94332" w:rsidDel="00F66C61">
          <w:rPr>
            <w:rFonts w:ascii="Arial" w:eastAsia="Times New Roman" w:hAnsi="Arial" w:cs="Arial"/>
            <w:color w:val="00000A"/>
            <w:kern w:val="1"/>
          </w:rPr>
          <w:delText>a</w:delText>
        </w:r>
        <w:r w:rsidR="00A94332" w:rsidRPr="00AB2656" w:rsidDel="00F66C61">
          <w:rPr>
            <w:rFonts w:ascii="Arial" w:eastAsia="Times New Roman" w:hAnsi="Arial" w:cs="Arial"/>
            <w:color w:val="00000A"/>
            <w:kern w:val="1"/>
          </w:rPr>
          <w:delText xml:space="preserve"> </w:delText>
        </w:r>
        <w:r w:rsidR="001B35A8" w:rsidDel="00F66C61">
          <w:rPr>
            <w:rFonts w:ascii="Arial" w:eastAsia="Times New Roman" w:hAnsi="Arial" w:cs="Arial"/>
            <w:color w:val="00000A"/>
            <w:kern w:val="1"/>
          </w:rPr>
          <w:delText>quasi</w:delText>
        </w:r>
      </w:del>
      <w:r w:rsidR="001B35A8">
        <w:rPr>
          <w:rFonts w:ascii="Arial" w:eastAsia="Times New Roman" w:hAnsi="Arial" w:cs="Arial"/>
          <w:color w:val="00000A"/>
          <w:kern w:val="1"/>
        </w:rPr>
        <w:t>binomial</w:t>
      </w:r>
      <w:r w:rsidR="00AB2656" w:rsidRPr="00AB2656">
        <w:rPr>
          <w:rFonts w:ascii="Arial" w:eastAsia="Times New Roman" w:hAnsi="Arial" w:cs="Arial"/>
          <w:color w:val="00000A"/>
          <w:kern w:val="1"/>
        </w:rPr>
        <w:t xml:space="preserve"> logistic regression model</w:t>
      </w:r>
      <w:ins w:id="12" w:author="Ron GANGNON" w:date="2020-07-03T15:35:00Z">
        <w:r w:rsidR="00F66C61">
          <w:rPr>
            <w:rFonts w:ascii="Arial" w:eastAsia="Times New Roman" w:hAnsi="Arial" w:cs="Arial"/>
            <w:color w:val="00000A"/>
            <w:kern w:val="1"/>
          </w:rPr>
          <w:t>s</w:t>
        </w:r>
      </w:ins>
      <w:r w:rsidR="0040425F">
        <w:rPr>
          <w:rFonts w:ascii="Arial" w:eastAsia="Times New Roman" w:hAnsi="Arial" w:cs="Arial"/>
          <w:color w:val="00000A"/>
          <w:kern w:val="1"/>
        </w:rPr>
        <w:t xml:space="preserve"> </w:t>
      </w:r>
      <w:r w:rsidR="0040425F">
        <w:rPr>
          <w:rFonts w:ascii="Arial" w:eastAsia="Times New Roman" w:hAnsi="Arial" w:cs="Arial"/>
          <w:color w:val="00000A"/>
          <w:kern w:val="1"/>
        </w:rPr>
        <w:fldChar w:fldCharType="begin"/>
      </w:r>
      <w:r w:rsidR="00D87473">
        <w:rPr>
          <w:rFonts w:ascii="Arial" w:eastAsia="Times New Roman" w:hAnsi="Arial" w:cs="Arial"/>
          <w:color w:val="00000A"/>
          <w:kern w:val="1"/>
        </w:rPr>
        <w:instrText xml:space="preserve"> ADDIN EN.CITE &lt;EndNote&gt;&lt;Cite&gt;&lt;Author&gt;Wood&lt;/Author&gt;&lt;Year&gt;2011&lt;/Year&gt;&lt;RecNum&gt;2610&lt;/RecNum&gt;&lt;DisplayText&gt;(23)&lt;/DisplayText&gt;&lt;record&gt;&lt;rec-number&gt;2610&lt;/rec-number&gt;&lt;foreign-keys&gt;&lt;key app="EN" db-id="tape2rpadt2rxgeweaxx5r0qzze99wzatp2z" timestamp="1479770179"&gt;2610&lt;/key&gt;&lt;/foreign-keys&gt;&lt;ref-type name="Journal Article"&gt;17&lt;/ref-type&gt;&lt;contributors&gt;&lt;authors&gt;&lt;author&gt;Wood, S. N.&lt;/author&gt;&lt;/authors&gt;&lt;/contributors&gt;&lt;titles&gt;&lt;title&gt;Fast stable restricted maximum likelihood and marginal likelihood estimation of semiparametric generalized linear models&lt;/title&gt;&lt;secondary-title&gt;J Royal Stat Soc (B)&lt;/secondary-title&gt;&lt;/titles&gt;&lt;periodical&gt;&lt;full-title&gt;J Royal Stat Soc (B)&lt;/full-title&gt;&lt;/periodical&gt;&lt;pages&gt;3-36&lt;/pages&gt;&lt;volume&gt;73&lt;/volume&gt;&lt;number&gt;1&lt;/number&gt;&lt;dates&gt;&lt;year&gt;2011&lt;/year&gt;&lt;/dates&gt;&lt;urls&gt;&lt;/urls&gt;&lt;/record&gt;&lt;/Cite&gt;&lt;/EndNote&gt;</w:instrText>
      </w:r>
      <w:r w:rsidR="0040425F">
        <w:rPr>
          <w:rFonts w:ascii="Arial" w:eastAsia="Times New Roman" w:hAnsi="Arial" w:cs="Arial"/>
          <w:color w:val="00000A"/>
          <w:kern w:val="1"/>
        </w:rPr>
        <w:fldChar w:fldCharType="separate"/>
      </w:r>
      <w:r w:rsidR="00D87473">
        <w:rPr>
          <w:rFonts w:ascii="Arial" w:eastAsia="Times New Roman" w:hAnsi="Arial" w:cs="Arial"/>
          <w:noProof/>
          <w:color w:val="00000A"/>
          <w:kern w:val="1"/>
        </w:rPr>
        <w:t>(23)</w:t>
      </w:r>
      <w:r w:rsidR="0040425F">
        <w:rPr>
          <w:rFonts w:ascii="Arial" w:eastAsia="Times New Roman" w:hAnsi="Arial" w:cs="Arial"/>
          <w:color w:val="00000A"/>
          <w:kern w:val="1"/>
        </w:rPr>
        <w:fldChar w:fldCharType="end"/>
      </w:r>
      <w:r w:rsidR="00D87C55">
        <w:rPr>
          <w:rFonts w:ascii="Arial" w:eastAsia="Times New Roman" w:hAnsi="Arial" w:cs="Arial"/>
          <w:color w:val="00000A"/>
          <w:kern w:val="1"/>
        </w:rPr>
        <w:t xml:space="preserve">, </w:t>
      </w:r>
      <w:r w:rsidR="00A94332">
        <w:rPr>
          <w:rFonts w:ascii="Arial" w:eastAsia="Times New Roman" w:hAnsi="Arial" w:cs="Arial"/>
          <w:color w:val="00000A"/>
          <w:kern w:val="1"/>
        </w:rPr>
        <w:t>for all races combined and for individual race/ethnic groups</w:t>
      </w:r>
      <w:r w:rsidR="004D4DED">
        <w:rPr>
          <w:rFonts w:ascii="Arial" w:eastAsia="Times New Roman" w:hAnsi="Arial" w:cs="Arial"/>
          <w:color w:val="00000A"/>
          <w:kern w:val="1"/>
        </w:rPr>
        <w:t xml:space="preserve">. </w:t>
      </w:r>
      <w:r w:rsidR="005B45BD">
        <w:rPr>
          <w:rFonts w:ascii="Arial" w:eastAsia="Times New Roman" w:hAnsi="Arial" w:cs="Arial"/>
          <w:color w:val="00000A"/>
          <w:kern w:val="1"/>
        </w:rPr>
        <w:t>A</w:t>
      </w:r>
      <w:r w:rsidR="00AB2656" w:rsidRPr="00AB2656">
        <w:rPr>
          <w:rFonts w:ascii="Arial" w:eastAsia="Times New Roman" w:hAnsi="Arial" w:cs="Arial"/>
          <w:color w:val="00000A"/>
          <w:kern w:val="1"/>
        </w:rPr>
        <w:t>ge, period (year of death)</w:t>
      </w:r>
      <w:r w:rsidR="00A129F5">
        <w:rPr>
          <w:rFonts w:ascii="Arial" w:eastAsia="Times New Roman" w:hAnsi="Arial" w:cs="Arial"/>
          <w:color w:val="00000A"/>
          <w:kern w:val="1"/>
        </w:rPr>
        <w:t>,</w:t>
      </w:r>
      <w:r w:rsidR="00AB2656" w:rsidRPr="00AB2656">
        <w:rPr>
          <w:rFonts w:ascii="Arial" w:eastAsia="Times New Roman" w:hAnsi="Arial" w:cs="Arial"/>
          <w:color w:val="00000A"/>
          <w:kern w:val="1"/>
        </w:rPr>
        <w:t xml:space="preserve"> and cohort (year of birth) were entered into </w:t>
      </w:r>
      <w:r w:rsidR="00A94332">
        <w:rPr>
          <w:rFonts w:ascii="Arial" w:eastAsia="Times New Roman" w:hAnsi="Arial" w:cs="Arial"/>
          <w:color w:val="00000A"/>
          <w:kern w:val="1"/>
        </w:rPr>
        <w:t xml:space="preserve">each </w:t>
      </w:r>
      <w:r w:rsidR="00AB2656" w:rsidRPr="00AB2656">
        <w:rPr>
          <w:rFonts w:ascii="Arial" w:eastAsia="Times New Roman" w:hAnsi="Arial" w:cs="Arial"/>
          <w:color w:val="00000A"/>
          <w:kern w:val="1"/>
        </w:rPr>
        <w:t xml:space="preserve">model as additive </w:t>
      </w:r>
      <w:r w:rsidR="00A94332">
        <w:rPr>
          <w:rFonts w:ascii="Arial" w:eastAsia="Times New Roman" w:hAnsi="Arial" w:cs="Arial"/>
          <w:color w:val="00000A"/>
          <w:kern w:val="1"/>
        </w:rPr>
        <w:t>natural cubic</w:t>
      </w:r>
      <w:r w:rsidR="00AB2656" w:rsidRPr="00AB2656">
        <w:rPr>
          <w:rFonts w:ascii="Arial" w:eastAsia="Times New Roman" w:hAnsi="Arial" w:cs="Arial"/>
          <w:color w:val="00000A"/>
          <w:kern w:val="1"/>
        </w:rPr>
        <w:t xml:space="preserve"> splines</w:t>
      </w:r>
      <w:r w:rsidR="0040425F">
        <w:rPr>
          <w:rFonts w:ascii="Arial" w:eastAsia="Times New Roman" w:hAnsi="Arial" w:cs="Arial"/>
          <w:color w:val="00000A"/>
          <w:kern w:val="1"/>
        </w:rPr>
        <w:t xml:space="preserve"> </w:t>
      </w:r>
      <w:r w:rsidR="0040425F">
        <w:rPr>
          <w:rFonts w:ascii="Arial" w:eastAsia="Times New Roman" w:hAnsi="Arial" w:cs="Arial"/>
          <w:color w:val="00000A"/>
          <w:kern w:val="1"/>
        </w:rPr>
        <w:fldChar w:fldCharType="begin"/>
      </w:r>
      <w:r w:rsidR="00D87473">
        <w:rPr>
          <w:rFonts w:ascii="Arial" w:eastAsia="Times New Roman" w:hAnsi="Arial" w:cs="Arial"/>
          <w:color w:val="00000A"/>
          <w:kern w:val="1"/>
        </w:rPr>
        <w:instrText xml:space="preserve"> ADDIN EN.CITE &lt;EndNote&gt;&lt;Cite&gt;&lt;Author&gt;Wood&lt;/Author&gt;&lt;Year&gt;2003&lt;/Year&gt;&lt;RecNum&gt;2611&lt;/RecNum&gt;&lt;DisplayText&gt;(24)&lt;/DisplayText&gt;&lt;record&gt;&lt;rec-number&gt;2611&lt;/rec-number&gt;&lt;foreign-keys&gt;&lt;key app="EN" db-id="tape2rpadt2rxgeweaxx5r0qzze99wzatp2z" timestamp="1479770247"&gt;2611&lt;/key&gt;&lt;/foreign-keys&gt;&lt;ref-type name="Journal Article"&gt;17&lt;/ref-type&gt;&lt;contributors&gt;&lt;authors&gt;&lt;author&gt;Wood, S. N.&lt;/author&gt;&lt;/authors&gt;&lt;/contributors&gt;&lt;titles&gt;&lt;title&gt;Thin-plate regression splines&lt;/title&gt;&lt;secondary-title&gt;J Royal Stat Soc (B)&lt;/secondary-title&gt;&lt;/titles&gt;&lt;periodical&gt;&lt;full-title&gt;J Royal Stat Soc (B)&lt;/full-title&gt;&lt;/periodical&gt;&lt;pages&gt;95-114&lt;/pages&gt;&lt;volume&gt;65&lt;/volume&gt;&lt;number&gt;1&lt;/number&gt;&lt;dates&gt;&lt;year&gt;2003&lt;/year&gt;&lt;/dates&gt;&lt;urls&gt;&lt;/urls&gt;&lt;/record&gt;&lt;/Cite&gt;&lt;/EndNote&gt;</w:instrText>
      </w:r>
      <w:r w:rsidR="0040425F">
        <w:rPr>
          <w:rFonts w:ascii="Arial" w:eastAsia="Times New Roman" w:hAnsi="Arial" w:cs="Arial"/>
          <w:color w:val="00000A"/>
          <w:kern w:val="1"/>
        </w:rPr>
        <w:fldChar w:fldCharType="separate"/>
      </w:r>
      <w:r w:rsidR="00D87473">
        <w:rPr>
          <w:rFonts w:ascii="Arial" w:eastAsia="Times New Roman" w:hAnsi="Arial" w:cs="Arial"/>
          <w:noProof/>
          <w:color w:val="00000A"/>
          <w:kern w:val="1"/>
        </w:rPr>
        <w:t>(24)</w:t>
      </w:r>
      <w:r w:rsidR="0040425F">
        <w:rPr>
          <w:rFonts w:ascii="Arial" w:eastAsia="Times New Roman" w:hAnsi="Arial" w:cs="Arial"/>
          <w:color w:val="00000A"/>
          <w:kern w:val="1"/>
        </w:rPr>
        <w:fldChar w:fldCharType="end"/>
      </w:r>
      <w:r w:rsidR="00AB2656" w:rsidRPr="00AB2656">
        <w:rPr>
          <w:rFonts w:ascii="Arial" w:eastAsia="Times New Roman" w:hAnsi="Arial" w:cs="Arial"/>
          <w:color w:val="00000A"/>
          <w:kern w:val="1"/>
        </w:rPr>
        <w:t xml:space="preserve">. </w:t>
      </w:r>
      <w:r w:rsidR="00A94332">
        <w:rPr>
          <w:rFonts w:ascii="Arial" w:eastAsia="Times New Roman" w:hAnsi="Arial" w:cs="Arial"/>
          <w:color w:val="00000A"/>
          <w:kern w:val="1"/>
        </w:rPr>
        <w:t>Race</w:t>
      </w:r>
      <w:del w:id="13" w:author="Ron GANGNON" w:date="2020-07-03T15:36:00Z">
        <w:r w:rsidR="00A94332" w:rsidDel="00F66C61">
          <w:rPr>
            <w:rFonts w:ascii="Arial" w:eastAsia="Times New Roman" w:hAnsi="Arial" w:cs="Arial"/>
            <w:color w:val="00000A"/>
            <w:kern w:val="1"/>
          </w:rPr>
          <w:delText>- and ethnic</w:delText>
        </w:r>
        <w:r w:rsidR="003F47E2" w:rsidDel="00F66C61">
          <w:rPr>
            <w:rFonts w:ascii="Arial" w:eastAsia="Times New Roman" w:hAnsi="Arial" w:cs="Arial"/>
            <w:color w:val="00000A"/>
            <w:kern w:val="1"/>
          </w:rPr>
          <w:delText>ity</w:delText>
        </w:r>
      </w:del>
      <w:r w:rsidR="00A94332">
        <w:rPr>
          <w:rFonts w:ascii="Arial" w:eastAsia="Times New Roman" w:hAnsi="Arial" w:cs="Arial"/>
          <w:color w:val="00000A"/>
          <w:kern w:val="1"/>
        </w:rPr>
        <w:t>-specific models borrowed strength from the model for all races combined by using estimates from the all races</w:t>
      </w:r>
      <w:r w:rsidR="00543FB2">
        <w:rPr>
          <w:rFonts w:ascii="Arial" w:eastAsia="Times New Roman" w:hAnsi="Arial" w:cs="Arial"/>
          <w:color w:val="00000A"/>
          <w:kern w:val="1"/>
        </w:rPr>
        <w:t>-</w:t>
      </w:r>
      <w:r w:rsidR="00A94332">
        <w:rPr>
          <w:rFonts w:ascii="Arial" w:eastAsia="Times New Roman" w:hAnsi="Arial" w:cs="Arial"/>
          <w:color w:val="00000A"/>
          <w:kern w:val="1"/>
        </w:rPr>
        <w:t>combined model as an offset term</w:t>
      </w:r>
      <w:ins w:id="14" w:author="Ron GANGNON" w:date="2020-07-03T15:36:00Z">
        <w:r w:rsidR="00F66C61">
          <w:rPr>
            <w:rFonts w:ascii="Arial" w:eastAsia="Times New Roman" w:hAnsi="Arial" w:cs="Arial"/>
            <w:color w:val="00000A"/>
            <w:kern w:val="1"/>
          </w:rPr>
          <w:t xml:space="preserve">; </w:t>
        </w:r>
      </w:ins>
      <w:ins w:id="15" w:author="Ron GANGNON" w:date="2020-07-03T15:37:00Z">
        <w:r w:rsidR="00F66C61">
          <w:rPr>
            <w:rFonts w:ascii="Arial" w:eastAsia="Times New Roman" w:hAnsi="Arial" w:cs="Arial"/>
            <w:color w:val="00000A"/>
            <w:kern w:val="1"/>
          </w:rPr>
          <w:t xml:space="preserve">the </w:t>
        </w:r>
      </w:ins>
      <w:ins w:id="16" w:author="Ron GANGNON" w:date="2020-07-03T15:36:00Z">
        <w:r w:rsidR="00F66C61">
          <w:rPr>
            <w:rFonts w:ascii="Arial" w:eastAsia="Times New Roman" w:hAnsi="Arial" w:cs="Arial"/>
            <w:color w:val="00000A"/>
            <w:kern w:val="1"/>
          </w:rPr>
          <w:t>model</w:t>
        </w:r>
        <w:r w:rsidR="00F66C61">
          <w:rPr>
            <w:rFonts w:ascii="Arial" w:eastAsia="Times New Roman" w:hAnsi="Arial" w:cs="Arial"/>
            <w:color w:val="00000A"/>
            <w:kern w:val="1"/>
          </w:rPr>
          <w:t xml:space="preserve"> for non-Hispanic </w:t>
        </w:r>
      </w:ins>
      <w:ins w:id="17" w:author="Ron GANGNON" w:date="2020-07-03T15:37:00Z">
        <w:r w:rsidR="00F66C61">
          <w:rPr>
            <w:rFonts w:ascii="Arial" w:eastAsia="Times New Roman" w:hAnsi="Arial" w:cs="Arial"/>
            <w:color w:val="00000A"/>
            <w:kern w:val="1"/>
          </w:rPr>
          <w:t>Blacks (Whites)</w:t>
        </w:r>
      </w:ins>
      <w:ins w:id="18" w:author="Ron GANGNON" w:date="2020-07-03T15:36:00Z">
        <w:r w:rsidR="00F66C61">
          <w:rPr>
            <w:rFonts w:ascii="Arial" w:eastAsia="Times New Roman" w:hAnsi="Arial" w:cs="Arial"/>
            <w:color w:val="00000A"/>
            <w:kern w:val="1"/>
          </w:rPr>
          <w:t xml:space="preserve"> borrowed strength from the model for </w:t>
        </w:r>
      </w:ins>
      <w:ins w:id="19" w:author="Ron GANGNON" w:date="2020-07-03T15:37:00Z">
        <w:r w:rsidR="00F66C61">
          <w:rPr>
            <w:rFonts w:ascii="Arial" w:eastAsia="Times New Roman" w:hAnsi="Arial" w:cs="Arial"/>
            <w:color w:val="00000A"/>
            <w:kern w:val="1"/>
          </w:rPr>
          <w:t>Blacks (Whites)</w:t>
        </w:r>
      </w:ins>
      <w:ins w:id="20" w:author="Ron GANGNON" w:date="2020-07-03T15:36:00Z">
        <w:r w:rsidR="00F66C61">
          <w:rPr>
            <w:rFonts w:ascii="Arial" w:eastAsia="Times New Roman" w:hAnsi="Arial" w:cs="Arial"/>
            <w:color w:val="00000A"/>
            <w:kern w:val="1"/>
          </w:rPr>
          <w:t xml:space="preserve"> by using estimates from the </w:t>
        </w:r>
      </w:ins>
      <w:ins w:id="21" w:author="Ron GANGNON" w:date="2020-07-03T15:38:00Z">
        <w:r w:rsidR="00F66C61">
          <w:rPr>
            <w:rFonts w:ascii="Arial" w:eastAsia="Times New Roman" w:hAnsi="Arial" w:cs="Arial"/>
            <w:color w:val="00000A"/>
            <w:kern w:val="1"/>
          </w:rPr>
          <w:t>Black (White)</w:t>
        </w:r>
      </w:ins>
      <w:ins w:id="22" w:author="Ron GANGNON" w:date="2020-07-03T15:36:00Z">
        <w:r w:rsidR="00F66C61">
          <w:rPr>
            <w:rFonts w:ascii="Arial" w:eastAsia="Times New Roman" w:hAnsi="Arial" w:cs="Arial"/>
            <w:color w:val="00000A"/>
            <w:kern w:val="1"/>
          </w:rPr>
          <w:t xml:space="preserve"> model as an offset term</w:t>
        </w:r>
      </w:ins>
      <w:r w:rsidR="00A94332">
        <w:rPr>
          <w:rFonts w:ascii="Arial" w:eastAsia="Times New Roman" w:hAnsi="Arial" w:cs="Arial"/>
          <w:color w:val="00000A"/>
          <w:kern w:val="1"/>
        </w:rPr>
        <w:t>. Similar to</w:t>
      </w:r>
      <w:r w:rsidR="001C2802">
        <w:rPr>
          <w:rFonts w:ascii="Arial" w:eastAsia="Times New Roman" w:hAnsi="Arial" w:cs="Arial"/>
          <w:color w:val="00000A"/>
          <w:kern w:val="1"/>
        </w:rPr>
        <w:t xml:space="preserve"> the identification strategy</w:t>
      </w:r>
      <w:r w:rsidR="005B45BD">
        <w:rPr>
          <w:rFonts w:ascii="Arial" w:eastAsia="Times New Roman" w:hAnsi="Arial" w:cs="Arial"/>
          <w:color w:val="00000A"/>
          <w:kern w:val="1"/>
        </w:rPr>
        <w:t xml:space="preserve"> of Carstensen </w:t>
      </w:r>
      <w:r w:rsidR="005B45BD">
        <w:rPr>
          <w:rFonts w:ascii="Arial" w:eastAsia="Times New Roman" w:hAnsi="Arial" w:cs="Arial"/>
          <w:color w:val="00000A"/>
          <w:kern w:val="1"/>
        </w:rPr>
        <w:fldChar w:fldCharType="begin"/>
      </w:r>
      <w:r w:rsidR="00D87473">
        <w:rPr>
          <w:rFonts w:ascii="Arial" w:eastAsia="Times New Roman" w:hAnsi="Arial" w:cs="Arial"/>
          <w:color w:val="00000A"/>
          <w:kern w:val="1"/>
        </w:rPr>
        <w:instrText xml:space="preserve"> ADDIN EN.CITE &lt;EndNote&gt;&lt;Cite&gt;&lt;Author&gt;Carstensen&lt;/Author&gt;&lt;Year&gt;2007&lt;/Year&gt;&lt;RecNum&gt;2087&lt;/RecNum&gt;&lt;DisplayText&gt;(22)&lt;/DisplayText&gt;&lt;record&gt;&lt;rec-number&gt;2087&lt;/rec-number&gt;&lt;foreign-keys&gt;&lt;key app="EN" db-id="tape2rpadt2rxgeweaxx5r0qzze99wzatp2z" timestamp="1366649105"&gt;2087&lt;/key&gt;&lt;/foreign-keys&gt;&lt;ref-type name="Journal Article"&gt;17&lt;/ref-type&gt;&lt;contributors&gt;&lt;authors&gt;&lt;author&gt;Carstensen, B.&lt;/author&gt;&lt;/authors&gt;&lt;/contributors&gt;&lt;titles&gt;&lt;title&gt;Age-Period-Cohort models for the Lexis Diagram&lt;/title&gt;&lt;secondary-title&gt;Stat Med&lt;/secondary-title&gt;&lt;/titles&gt;&lt;periodical&gt;&lt;full-title&gt;Stat Med&lt;/full-title&gt;&lt;/periodical&gt;&lt;pages&gt;3018-3045&lt;/pages&gt;&lt;volume&gt;26&lt;/volume&gt;&lt;dates&gt;&lt;year&gt;2007&lt;/year&gt;&lt;/dates&gt;&lt;urls&gt;&lt;/urls&gt;&lt;/record&gt;&lt;/Cite&gt;&lt;/EndNote&gt;</w:instrText>
      </w:r>
      <w:r w:rsidR="005B45BD">
        <w:rPr>
          <w:rFonts w:ascii="Arial" w:eastAsia="Times New Roman" w:hAnsi="Arial" w:cs="Arial"/>
          <w:color w:val="00000A"/>
          <w:kern w:val="1"/>
        </w:rPr>
        <w:fldChar w:fldCharType="separate"/>
      </w:r>
      <w:r w:rsidR="00D87473">
        <w:rPr>
          <w:rFonts w:ascii="Arial" w:eastAsia="Times New Roman" w:hAnsi="Arial" w:cs="Arial"/>
          <w:noProof/>
          <w:color w:val="00000A"/>
          <w:kern w:val="1"/>
        </w:rPr>
        <w:t>(22)</w:t>
      </w:r>
      <w:r w:rsidR="005B45BD">
        <w:rPr>
          <w:rFonts w:ascii="Arial" w:eastAsia="Times New Roman" w:hAnsi="Arial" w:cs="Arial"/>
          <w:color w:val="00000A"/>
          <w:kern w:val="1"/>
        </w:rPr>
        <w:fldChar w:fldCharType="end"/>
      </w:r>
      <w:r w:rsidR="001C2802">
        <w:rPr>
          <w:rFonts w:ascii="Arial" w:eastAsia="Times New Roman" w:hAnsi="Arial" w:cs="Arial"/>
          <w:color w:val="00000A"/>
          <w:kern w:val="1"/>
        </w:rPr>
        <w:t>,</w:t>
      </w:r>
      <w:r w:rsidR="005B45BD">
        <w:rPr>
          <w:rFonts w:ascii="Arial" w:eastAsia="Times New Roman" w:hAnsi="Arial" w:cs="Arial"/>
          <w:color w:val="00000A"/>
          <w:kern w:val="1"/>
        </w:rPr>
        <w:t xml:space="preserve"> </w:t>
      </w:r>
      <w:r w:rsidR="00B11797">
        <w:rPr>
          <w:rFonts w:ascii="Arial" w:eastAsia="Times New Roman" w:hAnsi="Arial" w:cs="Arial"/>
          <w:color w:val="00000A"/>
          <w:kern w:val="1"/>
        </w:rPr>
        <w:t>age and cohort effects</w:t>
      </w:r>
      <w:r w:rsidR="001646F0">
        <w:rPr>
          <w:rFonts w:ascii="Arial" w:eastAsia="Times New Roman" w:hAnsi="Arial" w:cs="Arial"/>
          <w:color w:val="00000A"/>
          <w:kern w:val="1"/>
        </w:rPr>
        <w:t xml:space="preserve"> for all races combined were penalized towards linear terms</w:t>
      </w:r>
      <w:r w:rsidR="00B11797">
        <w:rPr>
          <w:rFonts w:ascii="Arial" w:eastAsia="Times New Roman" w:hAnsi="Arial" w:cs="Arial"/>
          <w:color w:val="00000A"/>
          <w:kern w:val="1"/>
        </w:rPr>
        <w:t xml:space="preserve">, while </w:t>
      </w:r>
      <w:r w:rsidR="001646F0">
        <w:rPr>
          <w:rFonts w:ascii="Arial" w:eastAsia="Times New Roman" w:hAnsi="Arial" w:cs="Arial"/>
          <w:color w:val="00000A"/>
          <w:kern w:val="1"/>
        </w:rPr>
        <w:t xml:space="preserve">the </w:t>
      </w:r>
      <w:r w:rsidR="00B11797">
        <w:rPr>
          <w:rFonts w:ascii="Arial" w:eastAsia="Times New Roman" w:hAnsi="Arial" w:cs="Arial"/>
          <w:color w:val="00000A"/>
          <w:kern w:val="1"/>
        </w:rPr>
        <w:t>period effect</w:t>
      </w:r>
      <w:r w:rsidR="001646F0">
        <w:rPr>
          <w:rFonts w:ascii="Arial" w:eastAsia="Times New Roman" w:hAnsi="Arial" w:cs="Arial"/>
          <w:color w:val="00000A"/>
          <w:kern w:val="1"/>
        </w:rPr>
        <w:t xml:space="preserve"> for all races combined and all effects for race- and ethnic</w:t>
      </w:r>
      <w:r w:rsidR="003F47E2">
        <w:rPr>
          <w:rFonts w:ascii="Arial" w:eastAsia="Times New Roman" w:hAnsi="Arial" w:cs="Arial"/>
          <w:color w:val="00000A"/>
          <w:kern w:val="1"/>
        </w:rPr>
        <w:t>ity</w:t>
      </w:r>
      <w:r w:rsidR="001646F0">
        <w:rPr>
          <w:rFonts w:ascii="Arial" w:eastAsia="Times New Roman" w:hAnsi="Arial" w:cs="Arial"/>
          <w:color w:val="00000A"/>
          <w:kern w:val="1"/>
        </w:rPr>
        <w:t>-specific models</w:t>
      </w:r>
      <w:r w:rsidR="00B11797">
        <w:rPr>
          <w:rFonts w:ascii="Arial" w:eastAsia="Times New Roman" w:hAnsi="Arial" w:cs="Arial"/>
          <w:color w:val="00000A"/>
          <w:kern w:val="1"/>
        </w:rPr>
        <w:t xml:space="preserve"> w</w:t>
      </w:r>
      <w:r w:rsidR="001646F0">
        <w:rPr>
          <w:rFonts w:ascii="Arial" w:eastAsia="Times New Roman" w:hAnsi="Arial" w:cs="Arial"/>
          <w:color w:val="00000A"/>
          <w:kern w:val="1"/>
        </w:rPr>
        <w:t>ere</w:t>
      </w:r>
      <w:r w:rsidR="00B11797">
        <w:rPr>
          <w:rFonts w:ascii="Arial" w:eastAsia="Times New Roman" w:hAnsi="Arial" w:cs="Arial"/>
          <w:color w:val="00000A"/>
          <w:kern w:val="1"/>
        </w:rPr>
        <w:t xml:space="preserve"> </w:t>
      </w:r>
      <w:r w:rsidR="001646F0">
        <w:rPr>
          <w:rFonts w:ascii="Arial" w:eastAsia="Times New Roman" w:hAnsi="Arial" w:cs="Arial"/>
          <w:color w:val="00000A"/>
          <w:kern w:val="1"/>
        </w:rPr>
        <w:t>penalized towards no effect</w:t>
      </w:r>
      <w:r w:rsidR="00B11797">
        <w:rPr>
          <w:rFonts w:ascii="Arial" w:eastAsia="Times New Roman" w:hAnsi="Arial" w:cs="Arial"/>
          <w:color w:val="00000A"/>
          <w:kern w:val="1"/>
        </w:rPr>
        <w:t xml:space="preserve">. </w:t>
      </w:r>
      <w:r w:rsidR="001646F0">
        <w:rPr>
          <w:rFonts w:ascii="Arial" w:eastAsia="Times New Roman" w:hAnsi="Arial" w:cs="Arial"/>
          <w:color w:val="00000A"/>
          <w:kern w:val="1"/>
        </w:rPr>
        <w:t>S</w:t>
      </w:r>
      <w:r w:rsidR="00F73207">
        <w:rPr>
          <w:rFonts w:ascii="Arial" w:eastAsia="Times New Roman" w:hAnsi="Arial" w:cs="Arial"/>
          <w:color w:val="00000A"/>
          <w:kern w:val="1"/>
        </w:rPr>
        <w:t xml:space="preserve">moothing parameters for the splines were selected </w:t>
      </w:r>
      <w:r w:rsidR="001646F0">
        <w:rPr>
          <w:rFonts w:ascii="Arial" w:eastAsia="Times New Roman" w:hAnsi="Arial" w:cs="Arial"/>
          <w:color w:val="00000A"/>
          <w:kern w:val="1"/>
        </w:rPr>
        <w:t>using generalized cross validation with a BIC-like penalty to prevent over</w:t>
      </w:r>
      <w:r w:rsidR="00543FB2">
        <w:rPr>
          <w:rFonts w:ascii="Arial" w:eastAsia="Times New Roman" w:hAnsi="Arial" w:cs="Arial"/>
          <w:color w:val="00000A"/>
          <w:kern w:val="1"/>
        </w:rPr>
        <w:t>-</w:t>
      </w:r>
      <w:r w:rsidR="001646F0">
        <w:rPr>
          <w:rFonts w:ascii="Arial" w:eastAsia="Times New Roman" w:hAnsi="Arial" w:cs="Arial"/>
          <w:color w:val="00000A"/>
          <w:kern w:val="1"/>
        </w:rPr>
        <w:t>fitting</w:t>
      </w:r>
      <w:r w:rsidR="005D646D">
        <w:rPr>
          <w:rFonts w:ascii="Arial" w:eastAsia="Times New Roman" w:hAnsi="Arial" w:cs="Arial"/>
          <w:color w:val="00000A"/>
          <w:kern w:val="1"/>
        </w:rPr>
        <w:t xml:space="preserve"> </w:t>
      </w:r>
      <w:r w:rsidR="0040425F">
        <w:rPr>
          <w:rFonts w:ascii="Arial" w:eastAsia="Times New Roman" w:hAnsi="Arial" w:cs="Arial"/>
          <w:color w:val="00000A"/>
          <w:kern w:val="1"/>
        </w:rPr>
        <w:fldChar w:fldCharType="begin"/>
      </w:r>
      <w:r w:rsidR="00D87473">
        <w:rPr>
          <w:rFonts w:ascii="Arial" w:eastAsia="Times New Roman" w:hAnsi="Arial" w:cs="Arial"/>
          <w:color w:val="00000A"/>
          <w:kern w:val="1"/>
        </w:rPr>
        <w:instrText xml:space="preserve"> ADDIN EN.CITE &lt;EndNote&gt;&lt;Cite&gt;&lt;Author&gt;Craven&lt;/Author&gt;&lt;Year&gt;1979&lt;/Year&gt;&lt;RecNum&gt;2612&lt;/RecNum&gt;&lt;DisplayText&gt;(25)&lt;/DisplayText&gt;&lt;record&gt;&lt;rec-number&gt;2612&lt;/rec-number&gt;&lt;foreign-keys&gt;&lt;key app="EN" db-id="tape2rpadt2rxgeweaxx5r0qzze99wzatp2z" timestamp="1479770374"&gt;2612&lt;/key&gt;&lt;/foreign-keys&gt;&lt;ref-type name="Journal Article"&gt;17&lt;/ref-type&gt;&lt;contributors&gt;&lt;authors&gt;&lt;author&gt;Craven, P.&lt;/author&gt;&lt;author&gt;Wahba, G&lt;/author&gt;&lt;/authors&gt;&lt;/contributors&gt;&lt;titles&gt;&lt;title&gt;Smoothing noisy data with spline functions: estimating the correct degree of smoothing by the method of generalized cross-validation&lt;/title&gt;&lt;secondary-title&gt;Numer Math&lt;/secondary-title&gt;&lt;/titles&gt;&lt;periodical&gt;&lt;full-title&gt;Numer Math&lt;/full-title&gt;&lt;/periodical&gt;&lt;pages&gt;377-403&lt;/pages&gt;&lt;volume&gt;31&lt;/volume&gt;&lt;dates&gt;&lt;year&gt;1979&lt;/year&gt;&lt;/dates&gt;&lt;urls&gt;&lt;/urls&gt;&lt;/record&gt;&lt;/Cite&gt;&lt;/EndNote&gt;</w:instrText>
      </w:r>
      <w:r w:rsidR="0040425F">
        <w:rPr>
          <w:rFonts w:ascii="Arial" w:eastAsia="Times New Roman" w:hAnsi="Arial" w:cs="Arial"/>
          <w:color w:val="00000A"/>
          <w:kern w:val="1"/>
        </w:rPr>
        <w:fldChar w:fldCharType="separate"/>
      </w:r>
      <w:r w:rsidR="00D87473">
        <w:rPr>
          <w:rFonts w:ascii="Arial" w:eastAsia="Times New Roman" w:hAnsi="Arial" w:cs="Arial"/>
          <w:noProof/>
          <w:color w:val="00000A"/>
          <w:kern w:val="1"/>
        </w:rPr>
        <w:t>(25)</w:t>
      </w:r>
      <w:r w:rsidR="0040425F">
        <w:rPr>
          <w:rFonts w:ascii="Arial" w:eastAsia="Times New Roman" w:hAnsi="Arial" w:cs="Arial"/>
          <w:color w:val="00000A"/>
          <w:kern w:val="1"/>
        </w:rPr>
        <w:fldChar w:fldCharType="end"/>
      </w:r>
      <w:r w:rsidR="00F73207">
        <w:rPr>
          <w:rFonts w:ascii="Arial" w:eastAsia="Times New Roman" w:hAnsi="Arial" w:cs="Arial"/>
          <w:color w:val="00000A"/>
          <w:kern w:val="1"/>
        </w:rPr>
        <w:t xml:space="preserve">. </w:t>
      </w:r>
    </w:p>
    <w:p w14:paraId="6DFC1173" w14:textId="51D0CF7B" w:rsidR="00414091" w:rsidRDefault="00F66C61" w:rsidP="00E47959">
      <w:pPr>
        <w:suppressAutoHyphens w:val="0"/>
        <w:autoSpaceDE w:val="0"/>
        <w:autoSpaceDN w:val="0"/>
        <w:adjustRightInd w:val="0"/>
        <w:spacing w:after="0" w:line="480" w:lineRule="auto"/>
        <w:ind w:firstLine="720"/>
        <w:outlineLvl w:val="0"/>
        <w:rPr>
          <w:rFonts w:ascii="Arial" w:eastAsia="Times New Roman" w:hAnsi="Arial" w:cs="Arial"/>
          <w:color w:val="00000A"/>
          <w:kern w:val="1"/>
        </w:rPr>
      </w:pPr>
      <w:ins w:id="23" w:author="Ron GANGNON" w:date="2020-07-03T15:38:00Z">
        <w:r w:rsidRPr="00F66C61">
          <w:rPr>
            <w:rFonts w:ascii="Arial" w:eastAsia="Times New Roman" w:hAnsi="Arial" w:cs="Arial"/>
            <w:color w:val="00000A"/>
            <w:kern w:val="1"/>
          </w:rPr>
          <w:t xml:space="preserve">Standard errors for the estimated proportion of deaths due to breast cancer on the logit scale were obtained using the delta method. 95% confidence intervals were obtained on the logit </w:t>
        </w:r>
      </w:ins>
      <w:ins w:id="24" w:author="Ron GANGNON" w:date="2020-07-03T15:39:00Z">
        <w:r>
          <w:rPr>
            <w:rFonts w:ascii="Arial" w:eastAsia="Times New Roman" w:hAnsi="Arial" w:cs="Arial"/>
            <w:color w:val="00000A"/>
            <w:kern w:val="1"/>
          </w:rPr>
          <w:t>scale</w:t>
        </w:r>
      </w:ins>
      <w:ins w:id="25" w:author="Ron GANGNON" w:date="2020-07-03T15:38:00Z">
        <w:r w:rsidRPr="00F66C61">
          <w:rPr>
            <w:rFonts w:ascii="Arial" w:eastAsia="Times New Roman" w:hAnsi="Arial" w:cs="Arial"/>
            <w:color w:val="00000A"/>
            <w:kern w:val="1"/>
          </w:rPr>
          <w:t xml:space="preserve"> using a Wald-type procedure and back-transformed to the proportion scale</w:t>
        </w:r>
      </w:ins>
      <w:del w:id="26" w:author="Ron GANGNON" w:date="2020-07-03T15:38:00Z">
        <w:r w:rsidR="00414091" w:rsidDel="00F66C61">
          <w:rPr>
            <w:rFonts w:ascii="Arial" w:eastAsia="Times New Roman" w:hAnsi="Arial" w:cs="Arial"/>
            <w:color w:val="00000A"/>
            <w:kern w:val="1"/>
            <w:highlight w:val="yellow"/>
          </w:rPr>
          <w:delText>Describe how</w:delText>
        </w:r>
        <w:r w:rsidR="00414091" w:rsidRPr="00131C24" w:rsidDel="00F66C61">
          <w:rPr>
            <w:rFonts w:ascii="Arial" w:eastAsia="Times New Roman" w:hAnsi="Arial" w:cs="Arial"/>
            <w:color w:val="00000A"/>
            <w:kern w:val="1"/>
            <w:highlight w:val="yellow"/>
          </w:rPr>
          <w:delText xml:space="preserve"> put confidence intervals</w:delText>
        </w:r>
        <w:r w:rsidR="00414091" w:rsidDel="00F66C61">
          <w:rPr>
            <w:rFonts w:ascii="Arial" w:eastAsia="Times New Roman" w:hAnsi="Arial" w:cs="Arial"/>
            <w:color w:val="00000A"/>
            <w:kern w:val="1"/>
          </w:rPr>
          <w:delText xml:space="preserve"> around the proportions</w:delText>
        </w:r>
      </w:del>
      <w:r w:rsidR="00AC68D6">
        <w:rPr>
          <w:rFonts w:ascii="Arial" w:eastAsia="Times New Roman" w:hAnsi="Arial" w:cs="Arial"/>
          <w:color w:val="00000A"/>
          <w:kern w:val="1"/>
        </w:rPr>
        <w:t xml:space="preserve">. </w:t>
      </w:r>
      <w:del w:id="27" w:author="Ron GANGNON" w:date="2020-07-03T15:40:00Z">
        <w:r w:rsidR="00AC68D6" w:rsidDel="00F66C61">
          <w:rPr>
            <w:rFonts w:ascii="Arial" w:eastAsia="Times New Roman" w:hAnsi="Arial" w:cs="Arial"/>
            <w:color w:val="00000A"/>
            <w:kern w:val="1"/>
          </w:rPr>
          <w:delText>Proportions were age-adjusted to</w:delText>
        </w:r>
      </w:del>
      <w:ins w:id="28" w:author="Ron GANGNON" w:date="2020-07-03T15:40:00Z">
        <w:r>
          <w:rPr>
            <w:rFonts w:ascii="Arial" w:eastAsia="Times New Roman" w:hAnsi="Arial" w:cs="Arial"/>
            <w:color w:val="00000A"/>
            <w:kern w:val="1"/>
          </w:rPr>
          <w:t>Age-adjusted proportions used</w:t>
        </w:r>
      </w:ins>
      <w:r w:rsidR="00AC68D6">
        <w:rPr>
          <w:rFonts w:ascii="Arial" w:eastAsia="Times New Roman" w:hAnsi="Arial" w:cs="Arial"/>
          <w:color w:val="00000A"/>
          <w:kern w:val="1"/>
        </w:rPr>
        <w:t xml:space="preserve"> the number of deaths </w:t>
      </w:r>
      <w:del w:id="29" w:author="Ron GANGNON" w:date="2020-07-03T15:41:00Z">
        <w:r w:rsidR="00AC68D6" w:rsidDel="00F66C61">
          <w:rPr>
            <w:rFonts w:ascii="Arial" w:eastAsia="Times New Roman" w:hAnsi="Arial" w:cs="Arial"/>
            <w:color w:val="00000A"/>
            <w:kern w:val="1"/>
          </w:rPr>
          <w:delText>among all</w:delText>
        </w:r>
      </w:del>
      <w:ins w:id="30" w:author="Ron GANGNON" w:date="2020-07-03T15:41:00Z">
        <w:r>
          <w:rPr>
            <w:rFonts w:ascii="Arial" w:eastAsia="Times New Roman" w:hAnsi="Arial" w:cs="Arial"/>
            <w:color w:val="00000A"/>
            <w:kern w:val="1"/>
          </w:rPr>
          <w:t>for</w:t>
        </w:r>
      </w:ins>
      <w:r w:rsidR="00AC68D6">
        <w:rPr>
          <w:rFonts w:ascii="Arial" w:eastAsia="Times New Roman" w:hAnsi="Arial" w:cs="Arial"/>
          <w:color w:val="00000A"/>
          <w:kern w:val="1"/>
        </w:rPr>
        <w:t xml:space="preserve"> females</w:t>
      </w:r>
      <w:ins w:id="31" w:author="Ron GANGNON" w:date="2020-07-03T15:41:00Z">
        <w:r>
          <w:rPr>
            <w:rFonts w:ascii="Arial" w:eastAsia="Times New Roman" w:hAnsi="Arial" w:cs="Arial"/>
            <w:color w:val="00000A"/>
            <w:kern w:val="1"/>
          </w:rPr>
          <w:t xml:space="preserve">, all races combined </w:t>
        </w:r>
      </w:ins>
      <w:del w:id="32" w:author="Ron GANGNON" w:date="2020-07-03T15:41:00Z">
        <w:r w:rsidR="00AC68D6" w:rsidDel="00F66C61">
          <w:rPr>
            <w:rFonts w:ascii="Arial" w:eastAsia="Times New Roman" w:hAnsi="Arial" w:cs="Arial"/>
            <w:color w:val="00000A"/>
            <w:kern w:val="1"/>
          </w:rPr>
          <w:delText xml:space="preserve"> </w:delText>
        </w:r>
      </w:del>
      <w:r w:rsidR="00AC68D6">
        <w:rPr>
          <w:rFonts w:ascii="Arial" w:eastAsia="Times New Roman" w:hAnsi="Arial" w:cs="Arial"/>
          <w:color w:val="00000A"/>
          <w:kern w:val="1"/>
        </w:rPr>
        <w:t>in 2018 for ages 18-84</w:t>
      </w:r>
      <w:r w:rsidR="001E55E8">
        <w:rPr>
          <w:rFonts w:ascii="Arial" w:eastAsia="Times New Roman" w:hAnsi="Arial" w:cs="Arial"/>
          <w:color w:val="00000A"/>
          <w:kern w:val="1"/>
        </w:rPr>
        <w:t>.</w:t>
      </w:r>
    </w:p>
    <w:p w14:paraId="04D47686" w14:textId="2FB30D5D" w:rsidR="00414091" w:rsidRDefault="001646F0" w:rsidP="00E47959">
      <w:pPr>
        <w:suppressAutoHyphens w:val="0"/>
        <w:autoSpaceDE w:val="0"/>
        <w:autoSpaceDN w:val="0"/>
        <w:adjustRightInd w:val="0"/>
        <w:spacing w:after="0" w:line="480" w:lineRule="auto"/>
        <w:ind w:firstLine="720"/>
        <w:outlineLvl w:val="0"/>
        <w:rPr>
          <w:rFonts w:ascii="Arial" w:eastAsia="Times New Roman" w:hAnsi="Arial" w:cs="Arial"/>
          <w:color w:val="00000A"/>
          <w:kern w:val="1"/>
        </w:rPr>
      </w:pPr>
      <w:r>
        <w:rPr>
          <w:rFonts w:ascii="Arial" w:eastAsia="Times New Roman" w:hAnsi="Arial" w:cs="Arial"/>
          <w:color w:val="00000A"/>
          <w:kern w:val="1"/>
        </w:rPr>
        <w:t>Similar APC models were used to estimate race- and ethnic</w:t>
      </w:r>
      <w:r w:rsidR="003F47E2">
        <w:rPr>
          <w:rFonts w:ascii="Arial" w:eastAsia="Times New Roman" w:hAnsi="Arial" w:cs="Arial"/>
          <w:color w:val="00000A"/>
          <w:kern w:val="1"/>
        </w:rPr>
        <w:t>ity</w:t>
      </w:r>
      <w:r>
        <w:rPr>
          <w:rFonts w:ascii="Arial" w:eastAsia="Times New Roman" w:hAnsi="Arial" w:cs="Arial"/>
          <w:color w:val="00000A"/>
          <w:kern w:val="1"/>
        </w:rPr>
        <w:t xml:space="preserve">-specific hazard ratios for all-cause mortality. </w:t>
      </w:r>
      <w:r w:rsidR="00A129F5">
        <w:rPr>
          <w:rFonts w:ascii="Arial" w:eastAsia="Times New Roman" w:hAnsi="Arial" w:cs="Arial"/>
          <w:color w:val="00000A"/>
          <w:kern w:val="1"/>
        </w:rPr>
        <w:t>Values we</w:t>
      </w:r>
      <w:r>
        <w:rPr>
          <w:rFonts w:ascii="Arial" w:eastAsia="Times New Roman" w:hAnsi="Arial" w:cs="Arial"/>
          <w:color w:val="00000A"/>
          <w:kern w:val="1"/>
        </w:rPr>
        <w:t xml:space="preserve">re </w:t>
      </w:r>
      <w:r w:rsidR="00A129F5">
        <w:rPr>
          <w:rFonts w:ascii="Arial" w:eastAsia="Times New Roman" w:hAnsi="Arial" w:cs="Arial"/>
          <w:color w:val="00000A"/>
          <w:kern w:val="1"/>
        </w:rPr>
        <w:t xml:space="preserve">estimated </w:t>
      </w:r>
      <w:r>
        <w:rPr>
          <w:rFonts w:ascii="Arial" w:eastAsia="Times New Roman" w:hAnsi="Arial" w:cs="Arial"/>
          <w:color w:val="00000A"/>
          <w:kern w:val="1"/>
        </w:rPr>
        <w:t>for ages 0-119 and birth cohorts 1900-2000</w:t>
      </w:r>
      <w:r w:rsidR="00856CB8">
        <w:rPr>
          <w:rFonts w:ascii="Arial" w:eastAsia="Times New Roman" w:hAnsi="Arial" w:cs="Arial"/>
          <w:color w:val="00000A"/>
          <w:kern w:val="1"/>
        </w:rPr>
        <w:t xml:space="preserve">. </w:t>
      </w:r>
      <w:bookmarkStart w:id="33" w:name="__Fieldmark__366_728667473"/>
      <w:bookmarkEnd w:id="33"/>
      <w:r w:rsidR="00821F7B">
        <w:rPr>
          <w:rFonts w:ascii="Arial" w:eastAsia="Times New Roman" w:hAnsi="Arial" w:cs="Arial"/>
          <w:color w:val="00000A"/>
          <w:kern w:val="1"/>
        </w:rPr>
        <w:t xml:space="preserve">Breast cancer-specific mortality was calculated by multiplying the proportion of deaths due to breast cancer by all-cause mortality. </w:t>
      </w:r>
      <w:ins w:id="34" w:author="Ron GANGNON" w:date="2020-07-03T15:40:00Z">
        <w:r w:rsidR="00F66C61" w:rsidRPr="00F66C61">
          <w:rPr>
            <w:rFonts w:ascii="Arial" w:eastAsia="Times New Roman" w:hAnsi="Arial" w:cs="Arial"/>
            <w:color w:val="00000A"/>
            <w:kern w:val="1"/>
          </w:rPr>
          <w:t xml:space="preserve">Standard errors for the estimated </w:t>
        </w:r>
        <w:r w:rsidR="00F66C61">
          <w:rPr>
            <w:rFonts w:ascii="Arial" w:eastAsia="Times New Roman" w:hAnsi="Arial" w:cs="Arial"/>
            <w:color w:val="00000A"/>
            <w:kern w:val="1"/>
          </w:rPr>
          <w:t>mortality rates</w:t>
        </w:r>
        <w:r w:rsidR="00F66C61" w:rsidRPr="00F66C61">
          <w:rPr>
            <w:rFonts w:ascii="Arial" w:eastAsia="Times New Roman" w:hAnsi="Arial" w:cs="Arial"/>
            <w:color w:val="00000A"/>
            <w:kern w:val="1"/>
          </w:rPr>
          <w:t xml:space="preserve"> on the logit scale were obtained using the delta method. 95% confidence intervals were obtained on the l</w:t>
        </w:r>
        <w:r w:rsidR="00F66C61">
          <w:rPr>
            <w:rFonts w:ascii="Arial" w:eastAsia="Times New Roman" w:hAnsi="Arial" w:cs="Arial"/>
            <w:color w:val="00000A"/>
            <w:kern w:val="1"/>
          </w:rPr>
          <w:t>og</w:t>
        </w:r>
        <w:r w:rsidR="00F66C61" w:rsidRPr="00F66C61">
          <w:rPr>
            <w:rFonts w:ascii="Arial" w:eastAsia="Times New Roman" w:hAnsi="Arial" w:cs="Arial"/>
            <w:color w:val="00000A"/>
            <w:kern w:val="1"/>
          </w:rPr>
          <w:t xml:space="preserve"> </w:t>
        </w:r>
        <w:r w:rsidR="00F66C61">
          <w:rPr>
            <w:rFonts w:ascii="Arial" w:eastAsia="Times New Roman" w:hAnsi="Arial" w:cs="Arial"/>
            <w:color w:val="00000A"/>
            <w:kern w:val="1"/>
          </w:rPr>
          <w:t>scale</w:t>
        </w:r>
        <w:r w:rsidR="00F66C61" w:rsidRPr="00F66C61">
          <w:rPr>
            <w:rFonts w:ascii="Arial" w:eastAsia="Times New Roman" w:hAnsi="Arial" w:cs="Arial"/>
            <w:color w:val="00000A"/>
            <w:kern w:val="1"/>
          </w:rPr>
          <w:t xml:space="preserve"> using a Wald-type procedure and back-transformed to the </w:t>
        </w:r>
        <w:r w:rsidR="00F66C61">
          <w:rPr>
            <w:rFonts w:ascii="Arial" w:eastAsia="Times New Roman" w:hAnsi="Arial" w:cs="Arial"/>
            <w:color w:val="00000A"/>
            <w:kern w:val="1"/>
          </w:rPr>
          <w:t>rate</w:t>
        </w:r>
        <w:r w:rsidR="00F66C61" w:rsidRPr="00F66C61">
          <w:rPr>
            <w:rFonts w:ascii="Arial" w:eastAsia="Times New Roman" w:hAnsi="Arial" w:cs="Arial"/>
            <w:color w:val="00000A"/>
            <w:kern w:val="1"/>
          </w:rPr>
          <w:t xml:space="preserve"> scale</w:t>
        </w:r>
        <w:r w:rsidR="00F66C61">
          <w:rPr>
            <w:rFonts w:ascii="Arial" w:eastAsia="Times New Roman" w:hAnsi="Arial" w:cs="Arial"/>
            <w:color w:val="00000A"/>
            <w:kern w:val="1"/>
          </w:rPr>
          <w:t xml:space="preserve">. </w:t>
        </w:r>
      </w:ins>
      <w:del w:id="35" w:author="Ron GANGNON" w:date="2020-07-03T15:39:00Z">
        <w:r w:rsidR="001E55E8" w:rsidRPr="001E55E8" w:rsidDel="00F66C61">
          <w:rPr>
            <w:rFonts w:ascii="Arial" w:eastAsia="Times New Roman" w:hAnsi="Arial" w:cs="Arial"/>
            <w:color w:val="00000A"/>
            <w:kern w:val="1"/>
            <w:highlight w:val="yellow"/>
          </w:rPr>
          <w:delText>Sentence</w:delText>
        </w:r>
        <w:r w:rsidR="001E55E8" w:rsidDel="00F66C61">
          <w:rPr>
            <w:rFonts w:ascii="Arial" w:eastAsia="Times New Roman" w:hAnsi="Arial" w:cs="Arial"/>
            <w:color w:val="00000A"/>
            <w:kern w:val="1"/>
          </w:rPr>
          <w:delText xml:space="preserve"> on how to calculate 95% CI for mortality rates. </w:delText>
        </w:r>
      </w:del>
      <w:ins w:id="36" w:author="Ron GANGNON" w:date="2020-07-03T15:41:00Z">
        <w:r w:rsidR="00F66C61">
          <w:rPr>
            <w:rFonts w:ascii="Arial" w:eastAsia="Times New Roman" w:hAnsi="Arial" w:cs="Arial"/>
            <w:color w:val="00000A"/>
            <w:kern w:val="1"/>
          </w:rPr>
          <w:t xml:space="preserve">Age-adjusted </w:t>
        </w:r>
        <w:r w:rsidR="00F66C61">
          <w:rPr>
            <w:rFonts w:ascii="Arial" w:eastAsia="Times New Roman" w:hAnsi="Arial" w:cs="Arial"/>
            <w:color w:val="00000A"/>
            <w:kern w:val="1"/>
          </w:rPr>
          <w:t>rate</w:t>
        </w:r>
        <w:r w:rsidR="00F66C61">
          <w:rPr>
            <w:rFonts w:ascii="Arial" w:eastAsia="Times New Roman" w:hAnsi="Arial" w:cs="Arial"/>
            <w:color w:val="00000A"/>
            <w:kern w:val="1"/>
          </w:rPr>
          <w:t>s used the female</w:t>
        </w:r>
        <w:r w:rsidR="00F66C61">
          <w:rPr>
            <w:rFonts w:ascii="Arial" w:eastAsia="Times New Roman" w:hAnsi="Arial" w:cs="Arial"/>
            <w:color w:val="00000A"/>
            <w:kern w:val="1"/>
          </w:rPr>
          <w:t xml:space="preserve"> population for all races combined</w:t>
        </w:r>
        <w:r w:rsidR="00F66C61">
          <w:rPr>
            <w:rFonts w:ascii="Arial" w:eastAsia="Times New Roman" w:hAnsi="Arial" w:cs="Arial"/>
            <w:color w:val="00000A"/>
            <w:kern w:val="1"/>
          </w:rPr>
          <w:t xml:space="preserve"> in 2018 for ages 18-84.</w:t>
        </w:r>
      </w:ins>
      <w:del w:id="37" w:author="Ron GANGNON" w:date="2020-07-03T15:41:00Z">
        <w:r w:rsidR="00414091" w:rsidDel="00F66C61">
          <w:rPr>
            <w:rFonts w:ascii="Arial" w:eastAsia="Times New Roman" w:hAnsi="Arial" w:cs="Arial"/>
            <w:color w:val="00000A"/>
            <w:kern w:val="1"/>
          </w:rPr>
          <w:delText>Age-adjusted</w:delText>
        </w:r>
        <w:r w:rsidR="00AC68D6" w:rsidDel="00F66C61">
          <w:rPr>
            <w:rFonts w:ascii="Arial" w:eastAsia="Times New Roman" w:hAnsi="Arial" w:cs="Arial"/>
            <w:color w:val="00000A"/>
            <w:kern w:val="1"/>
          </w:rPr>
          <w:delText xml:space="preserve"> mortality</w:delText>
        </w:r>
        <w:r w:rsidR="00414091" w:rsidDel="00F66C61">
          <w:rPr>
            <w:rFonts w:ascii="Arial" w:eastAsia="Times New Roman" w:hAnsi="Arial" w:cs="Arial"/>
            <w:color w:val="00000A"/>
            <w:kern w:val="1"/>
          </w:rPr>
          <w:delText xml:space="preserve"> rates used the 2000 U.S. standard population for ages</w:delText>
        </w:r>
        <w:r w:rsidR="001E55E8" w:rsidDel="00F66C61">
          <w:rPr>
            <w:rFonts w:ascii="Arial" w:eastAsia="Times New Roman" w:hAnsi="Arial" w:cs="Arial"/>
            <w:color w:val="00000A"/>
            <w:kern w:val="1"/>
          </w:rPr>
          <w:delText xml:space="preserve"> 18-84 y</w:delText>
        </w:r>
        <w:r w:rsidR="00414091" w:rsidDel="00F66C61">
          <w:rPr>
            <w:rFonts w:ascii="Arial" w:eastAsia="Times New Roman" w:hAnsi="Arial" w:cs="Arial"/>
            <w:color w:val="00000A"/>
            <w:kern w:val="1"/>
          </w:rPr>
          <w:delText>.</w:delText>
        </w:r>
      </w:del>
    </w:p>
    <w:p w14:paraId="09B93394" w14:textId="4581F1D3" w:rsidR="00332D10" w:rsidRDefault="00894F18" w:rsidP="00E47959">
      <w:pPr>
        <w:suppressAutoHyphens w:val="0"/>
        <w:autoSpaceDE w:val="0"/>
        <w:autoSpaceDN w:val="0"/>
        <w:adjustRightInd w:val="0"/>
        <w:spacing w:after="0" w:line="480" w:lineRule="auto"/>
        <w:ind w:firstLine="720"/>
        <w:outlineLvl w:val="0"/>
        <w:rPr>
          <w:rFonts w:ascii="Arial" w:eastAsia="Times New Roman" w:hAnsi="Arial" w:cs="Arial"/>
          <w:color w:val="00000A"/>
          <w:kern w:val="1"/>
        </w:rPr>
      </w:pPr>
      <w:r w:rsidRPr="00E94A53">
        <w:rPr>
          <w:rFonts w:ascii="Arial" w:eastAsia="Times New Roman" w:hAnsi="Arial" w:cs="Arial"/>
          <w:color w:val="00000A"/>
          <w:kern w:val="1"/>
        </w:rPr>
        <w:lastRenderedPageBreak/>
        <w:t>Analys</w:t>
      </w:r>
      <w:r w:rsidR="00856CB8">
        <w:rPr>
          <w:rFonts w:ascii="Arial" w:eastAsia="Times New Roman" w:hAnsi="Arial" w:cs="Arial"/>
          <w:color w:val="00000A"/>
          <w:kern w:val="1"/>
        </w:rPr>
        <w:t>e</w:t>
      </w:r>
      <w:r w:rsidRPr="00E94A53">
        <w:rPr>
          <w:rFonts w:ascii="Arial" w:eastAsia="Times New Roman" w:hAnsi="Arial" w:cs="Arial"/>
          <w:color w:val="00000A"/>
          <w:kern w:val="1"/>
        </w:rPr>
        <w:t>s w</w:t>
      </w:r>
      <w:r w:rsidR="00856CB8">
        <w:rPr>
          <w:rFonts w:ascii="Arial" w:eastAsia="Times New Roman" w:hAnsi="Arial" w:cs="Arial"/>
          <w:color w:val="00000A"/>
          <w:kern w:val="1"/>
        </w:rPr>
        <w:t>ere</w:t>
      </w:r>
      <w:r w:rsidRPr="00062B25">
        <w:rPr>
          <w:rFonts w:ascii="Arial" w:eastAsia="Times New Roman" w:hAnsi="Arial" w:cs="Arial"/>
          <w:color w:val="00000A"/>
          <w:kern w:val="1"/>
        </w:rPr>
        <w:t xml:space="preserve"> conducted </w:t>
      </w:r>
      <w:r w:rsidRPr="00AB2656">
        <w:rPr>
          <w:rFonts w:ascii="Arial" w:eastAsia="Times New Roman" w:hAnsi="Arial" w:cs="Arial"/>
          <w:color w:val="00000A"/>
          <w:kern w:val="1"/>
        </w:rPr>
        <w:t xml:space="preserve">using the </w:t>
      </w:r>
      <w:proofErr w:type="spellStart"/>
      <w:r w:rsidRPr="00AB2656">
        <w:rPr>
          <w:rFonts w:ascii="Arial" w:eastAsia="Times New Roman" w:hAnsi="Arial" w:cs="Arial"/>
          <w:color w:val="00000A"/>
          <w:kern w:val="1"/>
        </w:rPr>
        <w:t>mgcv</w:t>
      </w:r>
      <w:proofErr w:type="spellEnd"/>
      <w:r w:rsidRPr="00AB2656">
        <w:rPr>
          <w:rFonts w:ascii="Arial" w:eastAsia="Times New Roman" w:hAnsi="Arial" w:cs="Arial"/>
          <w:color w:val="00000A"/>
          <w:kern w:val="1"/>
        </w:rPr>
        <w:t xml:space="preserve"> </w:t>
      </w:r>
      <w:r w:rsidR="00571269">
        <w:rPr>
          <w:rFonts w:ascii="Arial" w:eastAsia="Times New Roman" w:hAnsi="Arial" w:cs="Arial"/>
          <w:color w:val="00000A"/>
          <w:kern w:val="1"/>
        </w:rPr>
        <w:fldChar w:fldCharType="begin"/>
      </w:r>
      <w:r w:rsidR="00D87473">
        <w:rPr>
          <w:rFonts w:ascii="Arial" w:eastAsia="Times New Roman" w:hAnsi="Arial" w:cs="Arial"/>
          <w:color w:val="00000A"/>
          <w:kern w:val="1"/>
        </w:rPr>
        <w:instrText xml:space="preserve"> ADDIN EN.CITE &lt;EndNote&gt;&lt;Cite&gt;&lt;Author&gt;Wood&lt;/Author&gt;&lt;Year&gt;2003&lt;/Year&gt;&lt;RecNum&gt;2611&lt;/RecNum&gt;&lt;DisplayText&gt;(23,24)&lt;/DisplayText&gt;&lt;record&gt;&lt;rec-number&gt;2611&lt;/rec-number&gt;&lt;foreign-keys&gt;&lt;key app="EN" db-id="tape2rpadt2rxgeweaxx5r0qzze99wzatp2z" timestamp="1479770247"&gt;2611&lt;/key&gt;&lt;/foreign-keys&gt;&lt;ref-type name="Journal Article"&gt;17&lt;/ref-type&gt;&lt;contributors&gt;&lt;authors&gt;&lt;author&gt;Wood, S. N.&lt;/author&gt;&lt;/authors&gt;&lt;/contributors&gt;&lt;titles&gt;&lt;title&gt;Thin-plate regression splines&lt;/title&gt;&lt;secondary-title&gt;J Royal Stat Soc (B)&lt;/secondary-title&gt;&lt;/titles&gt;&lt;periodical&gt;&lt;full-title&gt;J Royal Stat Soc (B)&lt;/full-title&gt;&lt;/periodical&gt;&lt;pages&gt;95-114&lt;/pages&gt;&lt;volume&gt;65&lt;/volume&gt;&lt;number&gt;1&lt;/number&gt;&lt;dates&gt;&lt;year&gt;2003&lt;/year&gt;&lt;/dates&gt;&lt;urls&gt;&lt;/urls&gt;&lt;/record&gt;&lt;/Cite&gt;&lt;Cite&gt;&lt;Author&gt;Wood&lt;/Author&gt;&lt;Year&gt;2011&lt;/Year&gt;&lt;RecNum&gt;2610&lt;/RecNum&gt;&lt;record&gt;&lt;rec-number&gt;2610&lt;/rec-number&gt;&lt;foreign-keys&gt;&lt;key app="EN" db-id="tape2rpadt2rxgeweaxx5r0qzze99wzatp2z" timestamp="1479770179"&gt;2610&lt;/key&gt;&lt;/foreign-keys&gt;&lt;ref-type name="Journal Article"&gt;17&lt;/ref-type&gt;&lt;contributors&gt;&lt;authors&gt;&lt;author&gt;Wood, S. N.&lt;/author&gt;&lt;/authors&gt;&lt;/contributors&gt;&lt;titles&gt;&lt;title&gt;Fast stable restricted maximum likelihood and marginal likelihood estimation of semiparametric generalized linear models&lt;/title&gt;&lt;secondary-title&gt;J Royal Stat Soc (B)&lt;/secondary-title&gt;&lt;/titles&gt;&lt;periodical&gt;&lt;full-title&gt;J Royal Stat Soc (B)&lt;/full-title&gt;&lt;/periodical&gt;&lt;pages&gt;3-36&lt;/pages&gt;&lt;volume&gt;73&lt;/volume&gt;&lt;number&gt;1&lt;/number&gt;&lt;dates&gt;&lt;year&gt;2011&lt;/year&gt;&lt;/dates&gt;&lt;urls&gt;&lt;/urls&gt;&lt;/record&gt;&lt;/Cite&gt;&lt;/EndNote&gt;</w:instrText>
      </w:r>
      <w:r w:rsidR="00571269">
        <w:rPr>
          <w:rFonts w:ascii="Arial" w:eastAsia="Times New Roman" w:hAnsi="Arial" w:cs="Arial"/>
          <w:color w:val="00000A"/>
          <w:kern w:val="1"/>
        </w:rPr>
        <w:fldChar w:fldCharType="separate"/>
      </w:r>
      <w:r w:rsidR="00D87473">
        <w:rPr>
          <w:rFonts w:ascii="Arial" w:eastAsia="Times New Roman" w:hAnsi="Arial" w:cs="Arial"/>
          <w:noProof/>
          <w:color w:val="00000A"/>
          <w:kern w:val="1"/>
        </w:rPr>
        <w:t>(23,24)</w:t>
      </w:r>
      <w:r w:rsidR="00571269">
        <w:rPr>
          <w:rFonts w:ascii="Arial" w:eastAsia="Times New Roman" w:hAnsi="Arial" w:cs="Arial"/>
          <w:color w:val="00000A"/>
          <w:kern w:val="1"/>
        </w:rPr>
        <w:fldChar w:fldCharType="end"/>
      </w:r>
      <w:r w:rsidR="00571269">
        <w:rPr>
          <w:rFonts w:ascii="Arial" w:eastAsia="Times New Roman" w:hAnsi="Arial" w:cs="Arial"/>
          <w:color w:val="00000A"/>
          <w:kern w:val="1"/>
        </w:rPr>
        <w:t xml:space="preserve"> </w:t>
      </w:r>
      <w:r w:rsidRPr="00AB2656">
        <w:rPr>
          <w:rFonts w:ascii="Arial" w:eastAsia="Times New Roman" w:hAnsi="Arial" w:cs="Arial"/>
          <w:color w:val="00000A"/>
          <w:kern w:val="1"/>
        </w:rPr>
        <w:t xml:space="preserve">and ggplot2 </w:t>
      </w:r>
      <w:r w:rsidR="00571269">
        <w:rPr>
          <w:rFonts w:ascii="Arial" w:eastAsia="Times New Roman" w:hAnsi="Arial" w:cs="Arial"/>
          <w:color w:val="00000A"/>
          <w:kern w:val="1"/>
        </w:rPr>
        <w:fldChar w:fldCharType="begin"/>
      </w:r>
      <w:r w:rsidR="00D87473">
        <w:rPr>
          <w:rFonts w:ascii="Arial" w:eastAsia="Times New Roman" w:hAnsi="Arial" w:cs="Arial"/>
          <w:color w:val="00000A"/>
          <w:kern w:val="1"/>
        </w:rPr>
        <w:instrText xml:space="preserve"> ADDIN EN.CITE &lt;EndNote&gt;&lt;Cite&gt;&lt;Author&gt;Wickham&lt;/Author&gt;&lt;Year&gt;2009&lt;/Year&gt;&lt;RecNum&gt;2613&lt;/RecNum&gt;&lt;DisplayText&gt;(26)&lt;/DisplayText&gt;&lt;record&gt;&lt;rec-number&gt;2613&lt;/rec-number&gt;&lt;foreign-keys&gt;&lt;key app="EN" db-id="tape2rpadt2rxgeweaxx5r0qzze99wzatp2z" timestamp="1479770562"&gt;2613&lt;/key&gt;&lt;/foreign-keys&gt;&lt;ref-type name="Book"&gt;6&lt;/ref-type&gt;&lt;contributors&gt;&lt;authors&gt;&lt;author&gt;Wickham, H.&lt;/author&gt;&lt;/authors&gt;&lt;/contributors&gt;&lt;titles&gt;&lt;title&gt;ggplot2: Elegant Graphics for Data Analysis&lt;/title&gt;&lt;/titles&gt;&lt;dates&gt;&lt;year&gt;2009&lt;/year&gt;&lt;/dates&gt;&lt;pub-location&gt;New York&lt;/pub-location&gt;&lt;publisher&gt;Springer-Verlag&lt;/publisher&gt;&lt;urls&gt;&lt;/urls&gt;&lt;/record&gt;&lt;/Cite&gt;&lt;/EndNote&gt;</w:instrText>
      </w:r>
      <w:r w:rsidR="00571269">
        <w:rPr>
          <w:rFonts w:ascii="Arial" w:eastAsia="Times New Roman" w:hAnsi="Arial" w:cs="Arial"/>
          <w:color w:val="00000A"/>
          <w:kern w:val="1"/>
        </w:rPr>
        <w:fldChar w:fldCharType="separate"/>
      </w:r>
      <w:r w:rsidR="00D87473">
        <w:rPr>
          <w:rFonts w:ascii="Arial" w:eastAsia="Times New Roman" w:hAnsi="Arial" w:cs="Arial"/>
          <w:noProof/>
          <w:color w:val="00000A"/>
          <w:kern w:val="1"/>
        </w:rPr>
        <w:t>(26)</w:t>
      </w:r>
      <w:r w:rsidR="00571269">
        <w:rPr>
          <w:rFonts w:ascii="Arial" w:eastAsia="Times New Roman" w:hAnsi="Arial" w:cs="Arial"/>
          <w:color w:val="00000A"/>
          <w:kern w:val="1"/>
        </w:rPr>
        <w:fldChar w:fldCharType="end"/>
      </w:r>
      <w:r w:rsidR="00571269">
        <w:rPr>
          <w:rFonts w:ascii="Arial" w:eastAsia="Times New Roman" w:hAnsi="Arial" w:cs="Arial"/>
          <w:color w:val="00000A"/>
          <w:kern w:val="1"/>
        </w:rPr>
        <w:t xml:space="preserve"> </w:t>
      </w:r>
      <w:r w:rsidRPr="00AB2656">
        <w:rPr>
          <w:rFonts w:ascii="Arial" w:eastAsia="Times New Roman" w:hAnsi="Arial" w:cs="Arial"/>
          <w:color w:val="00000A"/>
          <w:kern w:val="1"/>
        </w:rPr>
        <w:t xml:space="preserve">packages in R </w:t>
      </w:r>
      <w:del w:id="38" w:author="Ron GANGNON" w:date="2020-07-03T15:42:00Z">
        <w:r w:rsidRPr="00AB2656" w:rsidDel="00F66C61">
          <w:rPr>
            <w:rFonts w:ascii="Arial" w:eastAsia="Times New Roman" w:hAnsi="Arial" w:cs="Arial"/>
            <w:color w:val="00000A"/>
            <w:kern w:val="1"/>
          </w:rPr>
          <w:delText>v3.</w:delText>
        </w:r>
        <w:r w:rsidR="00155175" w:rsidDel="00F66C61">
          <w:rPr>
            <w:rFonts w:ascii="Arial" w:eastAsia="Times New Roman" w:hAnsi="Arial" w:cs="Arial"/>
            <w:color w:val="00000A"/>
            <w:kern w:val="1"/>
          </w:rPr>
          <w:delText>6.0</w:delText>
        </w:r>
        <w:r w:rsidR="009F348D" w:rsidDel="00F66C61">
          <w:rPr>
            <w:rFonts w:ascii="Arial" w:eastAsia="Times New Roman" w:hAnsi="Arial" w:cs="Arial"/>
            <w:color w:val="00000A"/>
            <w:kern w:val="1"/>
          </w:rPr>
          <w:delText xml:space="preserve"> </w:delText>
        </w:r>
      </w:del>
      <w:ins w:id="39" w:author="Ron GANGNON" w:date="2020-07-03T15:42:00Z">
        <w:r w:rsidR="00F66C61">
          <w:rPr>
            <w:rFonts w:ascii="Arial" w:eastAsia="Times New Roman" w:hAnsi="Arial" w:cs="Arial"/>
            <w:color w:val="00000A"/>
            <w:kern w:val="1"/>
          </w:rPr>
          <w:t xml:space="preserve">v4.0.2 </w:t>
        </w:r>
      </w:ins>
      <w:commentRangeStart w:id="40"/>
      <w:r w:rsidR="009F348D">
        <w:rPr>
          <w:rFonts w:ascii="Arial" w:eastAsia="Times New Roman" w:hAnsi="Arial" w:cs="Arial"/>
          <w:color w:val="00000A"/>
          <w:kern w:val="1"/>
        </w:rPr>
        <w:fldChar w:fldCharType="begin"/>
      </w:r>
      <w:r w:rsidR="00D87473">
        <w:rPr>
          <w:rFonts w:ascii="Arial" w:eastAsia="Times New Roman" w:hAnsi="Arial" w:cs="Arial"/>
          <w:color w:val="00000A"/>
          <w:kern w:val="1"/>
        </w:rPr>
        <w:instrText xml:space="preserve"> ADDIN EN.CITE &lt;EndNote&gt;&lt;Cite&gt;&lt;Author&gt;R Core Team&lt;/Author&gt;&lt;Year&gt;2016. Accessed August 1, 2016&lt;/Year&gt;&lt;RecNum&gt;2602&lt;/RecNum&gt;&lt;DisplayText&gt;(27)&lt;/DisplayText&gt;&lt;record&gt;&lt;rec-number&gt;2602&lt;/rec-number&gt;&lt;foreign-keys&gt;&lt;key app="EN" db-id="tape2rpadt2rxgeweaxx5r0qzze99wzatp2z" timestamp="1472229568"&gt;2602&lt;/key&gt;&lt;/foreign-keys&gt;&lt;ref-type name="Book"&gt;6&lt;/ref-type&gt;&lt;contributors&gt;&lt;authors&gt;&lt;author&gt;R Core Team,&lt;/author&gt;&lt;/authors&gt;&lt;/contributors&gt;&lt;titles&gt;&lt;title&gt;R: A language and environment for statistical computing&lt;/title&gt;&lt;/titles&gt;&lt;dates&gt;&lt;year&gt;2016. Accessed August 1, 2016&lt;/year&gt;&lt;/dates&gt;&lt;pub-location&gt;Vienna, Austria. http://www.R-project.org/  &lt;/pub-location&gt;&lt;publisher&gt;R Foundation for Statistical Computing&lt;/publisher&gt;&lt;urls&gt;&lt;/urls&gt;&lt;/record&gt;&lt;/Cite&gt;&lt;/EndNote&gt;</w:instrText>
      </w:r>
      <w:r w:rsidR="009F348D">
        <w:rPr>
          <w:rFonts w:ascii="Arial" w:eastAsia="Times New Roman" w:hAnsi="Arial" w:cs="Arial"/>
          <w:color w:val="00000A"/>
          <w:kern w:val="1"/>
        </w:rPr>
        <w:fldChar w:fldCharType="separate"/>
      </w:r>
      <w:r w:rsidR="00D87473">
        <w:rPr>
          <w:rFonts w:ascii="Arial" w:eastAsia="Times New Roman" w:hAnsi="Arial" w:cs="Arial"/>
          <w:noProof/>
          <w:color w:val="00000A"/>
          <w:kern w:val="1"/>
        </w:rPr>
        <w:t>(27)</w:t>
      </w:r>
      <w:r w:rsidR="009F348D">
        <w:rPr>
          <w:rFonts w:ascii="Arial" w:eastAsia="Times New Roman" w:hAnsi="Arial" w:cs="Arial"/>
          <w:color w:val="00000A"/>
          <w:kern w:val="1"/>
        </w:rPr>
        <w:fldChar w:fldCharType="end"/>
      </w:r>
      <w:commentRangeEnd w:id="40"/>
      <w:r w:rsidR="00F66C61">
        <w:rPr>
          <w:rStyle w:val="CommentReference"/>
        </w:rPr>
        <w:commentReference w:id="40"/>
      </w:r>
      <w:r w:rsidRPr="00AB2656">
        <w:rPr>
          <w:rFonts w:ascii="Arial" w:eastAsia="Times New Roman" w:hAnsi="Arial" w:cs="Arial"/>
          <w:color w:val="00000A"/>
          <w:kern w:val="1"/>
        </w:rPr>
        <w:t>.</w:t>
      </w:r>
    </w:p>
    <w:p w14:paraId="44853ACE" w14:textId="3A706E22" w:rsidR="00F52070" w:rsidRDefault="00F52070" w:rsidP="000B63B3">
      <w:pPr>
        <w:suppressAutoHyphens w:val="0"/>
        <w:autoSpaceDE w:val="0"/>
        <w:autoSpaceDN w:val="0"/>
        <w:adjustRightInd w:val="0"/>
        <w:spacing w:after="0" w:line="480" w:lineRule="auto"/>
        <w:outlineLvl w:val="0"/>
        <w:rPr>
          <w:rFonts w:ascii="Arial" w:eastAsia="Times New Roman" w:hAnsi="Arial" w:cs="Arial"/>
          <w:color w:val="00000A"/>
          <w:kern w:val="1"/>
        </w:rPr>
      </w:pPr>
    </w:p>
    <w:p w14:paraId="063DE5B9" w14:textId="688061F7" w:rsidR="00F52070" w:rsidRPr="002E11C8" w:rsidRDefault="00F52070" w:rsidP="000B63B3">
      <w:pPr>
        <w:suppressAutoHyphens w:val="0"/>
        <w:autoSpaceDE w:val="0"/>
        <w:autoSpaceDN w:val="0"/>
        <w:adjustRightInd w:val="0"/>
        <w:spacing w:after="0" w:line="480" w:lineRule="auto"/>
        <w:outlineLvl w:val="0"/>
        <w:rPr>
          <w:rFonts w:ascii="Arial" w:eastAsia="Times New Roman" w:hAnsi="Arial" w:cs="Arial"/>
          <w:b/>
          <w:color w:val="00000A"/>
          <w:kern w:val="1"/>
        </w:rPr>
      </w:pPr>
      <w:r w:rsidRPr="002E11C8">
        <w:rPr>
          <w:rFonts w:ascii="Arial" w:eastAsia="Times New Roman" w:hAnsi="Arial" w:cs="Arial"/>
          <w:b/>
          <w:color w:val="00000A"/>
          <w:kern w:val="1"/>
        </w:rPr>
        <w:t xml:space="preserve">Results </w:t>
      </w:r>
    </w:p>
    <w:p w14:paraId="26A6144A" w14:textId="72EC1D2C" w:rsidR="00E6716C" w:rsidRDefault="00914F23" w:rsidP="00554676">
      <w:pPr>
        <w:spacing w:after="0" w:line="480" w:lineRule="auto"/>
        <w:outlineLvl w:val="0"/>
        <w:rPr>
          <w:rFonts w:ascii="Arial" w:eastAsia="Times New Roman" w:cs="Calibri"/>
          <w:color w:val="00000A"/>
          <w:kern w:val="1"/>
        </w:rPr>
      </w:pPr>
      <w:r w:rsidRPr="00B37110">
        <w:rPr>
          <w:rFonts w:ascii="Arial" w:eastAsia="Times New Roman" w:cs="Calibri"/>
          <w:color w:val="00000A"/>
          <w:kern w:val="1"/>
        </w:rPr>
        <w:tab/>
      </w:r>
      <w:r w:rsidR="00DE08DB" w:rsidRPr="00DE08DB">
        <w:rPr>
          <w:rFonts w:ascii="Arial" w:eastAsia="Times New Roman" w:cs="Calibri"/>
          <w:color w:val="00000A"/>
          <w:kern w:val="1"/>
        </w:rPr>
        <w:t>Breast cancer mortality rates</w:t>
      </w:r>
      <w:r w:rsidR="00DE08DB">
        <w:rPr>
          <w:rFonts w:ascii="Arial" w:eastAsia="Times New Roman" w:cs="Calibri"/>
          <w:color w:val="00000A"/>
          <w:kern w:val="1"/>
        </w:rPr>
        <w:t xml:space="preserve"> increased</w:t>
      </w:r>
      <w:r w:rsidR="00DE08DB" w:rsidRPr="00DE08DB">
        <w:rPr>
          <w:rFonts w:ascii="Arial" w:eastAsia="Times New Roman" w:cs="Calibri"/>
          <w:color w:val="00000A"/>
          <w:kern w:val="1"/>
        </w:rPr>
        <w:t xml:space="preserve"> with age across all years and racial/ethnic groups (</w:t>
      </w:r>
      <w:r w:rsidR="00DE08DB">
        <w:rPr>
          <w:rFonts w:ascii="Arial" w:eastAsia="Times New Roman" w:cs="Calibri"/>
          <w:b/>
          <w:color w:val="00000A"/>
          <w:kern w:val="1"/>
        </w:rPr>
        <w:t>Figure</w:t>
      </w:r>
      <w:r w:rsidR="00FD2435">
        <w:rPr>
          <w:rFonts w:ascii="Arial" w:eastAsia="Times New Roman" w:cs="Calibri"/>
          <w:b/>
          <w:color w:val="00000A"/>
          <w:kern w:val="1"/>
        </w:rPr>
        <w:t xml:space="preserve"> 1</w:t>
      </w:r>
      <w:r w:rsidR="00DE08DB" w:rsidRPr="00DE08DB">
        <w:rPr>
          <w:rFonts w:ascii="Arial" w:eastAsia="Times New Roman" w:cs="Calibri"/>
          <w:color w:val="00000A"/>
          <w:kern w:val="1"/>
        </w:rPr>
        <w:t>).</w:t>
      </w:r>
      <w:r w:rsidR="00856CB8">
        <w:rPr>
          <w:rFonts w:ascii="Arial" w:eastAsia="Times New Roman" w:cs="Calibri"/>
          <w:color w:val="00000A"/>
          <w:kern w:val="1"/>
        </w:rPr>
        <w:t xml:space="preserve"> </w:t>
      </w:r>
      <w:r w:rsidR="00C0190D">
        <w:rPr>
          <w:rFonts w:ascii="Arial" w:eastAsia="Times New Roman" w:cs="Calibri"/>
          <w:color w:val="00000A"/>
          <w:kern w:val="1"/>
        </w:rPr>
        <w:t xml:space="preserve">Within each age and racial and ethnic group, mortality rates tended to </w:t>
      </w:r>
      <w:r w:rsidR="0099452B">
        <w:rPr>
          <w:rFonts w:ascii="Arial" w:eastAsia="Times New Roman" w:cs="Calibri"/>
          <w:color w:val="00000A"/>
          <w:kern w:val="1"/>
        </w:rPr>
        <w:t>decrease over time for non-Hispanic White women of all ages and for minority women at younger ages (</w:t>
      </w:r>
      <w:r w:rsidR="0099452B" w:rsidRPr="0005622E">
        <w:rPr>
          <w:rFonts w:ascii="Arial" w:eastAsia="Times New Roman" w:cs="Calibri"/>
          <w:b/>
          <w:color w:val="00000A"/>
          <w:kern w:val="1"/>
        </w:rPr>
        <w:t>Table 1</w:t>
      </w:r>
      <w:r w:rsidR="0099452B">
        <w:rPr>
          <w:rFonts w:ascii="Arial" w:eastAsia="Times New Roman" w:cs="Calibri"/>
          <w:color w:val="00000A"/>
          <w:kern w:val="1"/>
        </w:rPr>
        <w:t xml:space="preserve">). However, for </w:t>
      </w:r>
      <w:proofErr w:type="gramStart"/>
      <w:r w:rsidR="0099452B">
        <w:rPr>
          <w:rFonts w:ascii="Arial" w:eastAsia="Times New Roman" w:cs="Calibri"/>
          <w:color w:val="00000A"/>
          <w:kern w:val="1"/>
        </w:rPr>
        <w:t>70 year-old</w:t>
      </w:r>
      <w:proofErr w:type="gramEnd"/>
      <w:r w:rsidR="0099452B">
        <w:rPr>
          <w:rFonts w:ascii="Arial" w:eastAsia="Times New Roman" w:cs="Calibri"/>
          <w:color w:val="00000A"/>
          <w:kern w:val="1"/>
        </w:rPr>
        <w:t xml:space="preserve"> Asian/Pacific Islanders, 80 year-old Hispanic women, and non-Hispanic Black women </w:t>
      </w:r>
      <w:r w:rsidR="0099452B">
        <w:rPr>
          <w:rFonts w:eastAsia="Times New Roman" w:cs="Calibri"/>
          <w:color w:val="00000A"/>
          <w:kern w:val="1"/>
        </w:rPr>
        <w:t>≥</w:t>
      </w:r>
      <w:r w:rsidR="0099452B">
        <w:rPr>
          <w:rFonts w:ascii="Arial" w:eastAsia="Times New Roman" w:cs="Calibri"/>
          <w:color w:val="00000A"/>
          <w:kern w:val="1"/>
        </w:rPr>
        <w:t xml:space="preserve">70, breast cancer mortality rates increased over time. </w:t>
      </w:r>
      <w:r w:rsidR="00774BD3">
        <w:rPr>
          <w:rFonts w:ascii="Arial" w:eastAsia="Times New Roman" w:cs="Calibri"/>
          <w:color w:val="00000A"/>
          <w:kern w:val="1"/>
        </w:rPr>
        <w:t xml:space="preserve">This increasing trend is not observed in age-adjusted mortality rates, which show a decreasing trend for all four race/ethnicity </w:t>
      </w:r>
      <w:r w:rsidR="0021004C">
        <w:rPr>
          <w:rFonts w:ascii="Arial" w:eastAsia="Times New Roman" w:cs="Calibri"/>
          <w:color w:val="00000A"/>
          <w:kern w:val="1"/>
        </w:rPr>
        <w:t>groups since about 1988 (</w:t>
      </w:r>
      <w:r w:rsidR="0021004C" w:rsidRPr="000E3C6F">
        <w:rPr>
          <w:rFonts w:ascii="Arial" w:eastAsia="Times New Roman" w:cs="Calibri"/>
          <w:b/>
          <w:color w:val="00000A"/>
          <w:kern w:val="1"/>
        </w:rPr>
        <w:t>Supplementary Table 1</w:t>
      </w:r>
      <w:r w:rsidR="0021004C">
        <w:rPr>
          <w:rFonts w:ascii="Arial" w:eastAsia="Times New Roman" w:cs="Calibri"/>
          <w:color w:val="00000A"/>
          <w:kern w:val="1"/>
        </w:rPr>
        <w:t xml:space="preserve">). </w:t>
      </w:r>
      <w:r w:rsidR="00A14849">
        <w:rPr>
          <w:rFonts w:ascii="Arial" w:eastAsia="Times New Roman" w:cs="Calibri"/>
          <w:color w:val="00000A"/>
          <w:kern w:val="1"/>
        </w:rPr>
        <w:t xml:space="preserve">In 2018, </w:t>
      </w:r>
      <w:r w:rsidR="00986192">
        <w:rPr>
          <w:rFonts w:ascii="Arial" w:eastAsia="Times New Roman" w:cs="Calibri"/>
          <w:color w:val="00000A"/>
          <w:kern w:val="1"/>
        </w:rPr>
        <w:t xml:space="preserve">breast cancer </w:t>
      </w:r>
      <w:r w:rsidR="00A14849">
        <w:rPr>
          <w:rFonts w:ascii="Arial" w:eastAsia="Times New Roman" w:cs="Calibri"/>
          <w:color w:val="00000A"/>
          <w:kern w:val="1"/>
        </w:rPr>
        <w:t>mortality rates for 50 year old women</w:t>
      </w:r>
      <w:r w:rsidR="00986192">
        <w:rPr>
          <w:rFonts w:ascii="Arial" w:eastAsia="Times New Roman" w:cs="Calibri"/>
          <w:color w:val="00000A"/>
          <w:kern w:val="1"/>
        </w:rPr>
        <w:t xml:space="preserve"> were</w:t>
      </w:r>
      <w:r w:rsidR="00A14849">
        <w:rPr>
          <w:rFonts w:ascii="Arial" w:eastAsia="Times New Roman" w:cs="Calibri"/>
          <w:color w:val="00000A"/>
          <w:kern w:val="1"/>
        </w:rPr>
        <w:t xml:space="preserve"> highest for</w:t>
      </w:r>
      <w:r w:rsidR="00986192">
        <w:rPr>
          <w:rFonts w:ascii="Arial" w:eastAsia="Times New Roman" w:cs="Calibri"/>
          <w:color w:val="00000A"/>
          <w:kern w:val="1"/>
        </w:rPr>
        <w:t xml:space="preserve"> non-Hispanic Black women at </w:t>
      </w:r>
      <w:r w:rsidR="00503393">
        <w:rPr>
          <w:rFonts w:ascii="Arial" w:eastAsia="Times New Roman" w:cs="Calibri"/>
          <w:color w:val="00000A"/>
          <w:kern w:val="1"/>
        </w:rPr>
        <w:t>39.6</w:t>
      </w:r>
      <w:r w:rsidR="00986192">
        <w:rPr>
          <w:rFonts w:ascii="Arial" w:eastAsia="Times New Roman" w:cs="Calibri"/>
          <w:color w:val="00000A"/>
          <w:kern w:val="1"/>
        </w:rPr>
        <w:t xml:space="preserve"> per 100,000 (95% CI 3</w:t>
      </w:r>
      <w:r w:rsidR="00503393">
        <w:rPr>
          <w:rFonts w:ascii="Arial" w:eastAsia="Times New Roman" w:cs="Calibri"/>
          <w:color w:val="00000A"/>
          <w:kern w:val="1"/>
        </w:rPr>
        <w:t>8.5</w:t>
      </w:r>
      <w:r w:rsidR="00986192">
        <w:rPr>
          <w:rFonts w:ascii="Arial" w:eastAsia="Times New Roman" w:cs="Calibri"/>
          <w:color w:val="00000A"/>
          <w:kern w:val="1"/>
        </w:rPr>
        <w:t>, 4</w:t>
      </w:r>
      <w:r w:rsidR="00503393">
        <w:rPr>
          <w:rFonts w:ascii="Arial" w:eastAsia="Times New Roman" w:cs="Calibri"/>
          <w:color w:val="00000A"/>
          <w:kern w:val="1"/>
        </w:rPr>
        <w:t>0.8</w:t>
      </w:r>
      <w:r w:rsidR="00986192">
        <w:rPr>
          <w:rFonts w:ascii="Arial" w:eastAsia="Times New Roman" w:cs="Calibri"/>
          <w:color w:val="00000A"/>
          <w:kern w:val="1"/>
        </w:rPr>
        <w:t>) followed by non-Hispanic White women at 2</w:t>
      </w:r>
      <w:r w:rsidR="00503393">
        <w:rPr>
          <w:rFonts w:ascii="Arial" w:eastAsia="Times New Roman" w:cs="Calibri"/>
          <w:color w:val="00000A"/>
          <w:kern w:val="1"/>
        </w:rPr>
        <w:t>2.9</w:t>
      </w:r>
      <w:r w:rsidR="00986192">
        <w:rPr>
          <w:rFonts w:ascii="Arial" w:eastAsia="Times New Roman" w:cs="Calibri"/>
          <w:color w:val="00000A"/>
          <w:kern w:val="1"/>
        </w:rPr>
        <w:t xml:space="preserve"> per 100,000 (95% CI 2</w:t>
      </w:r>
      <w:r w:rsidR="00503393">
        <w:rPr>
          <w:rFonts w:ascii="Arial" w:eastAsia="Times New Roman" w:cs="Calibri"/>
          <w:color w:val="00000A"/>
          <w:kern w:val="1"/>
        </w:rPr>
        <w:t>2.4</w:t>
      </w:r>
      <w:r w:rsidR="00986192">
        <w:rPr>
          <w:rFonts w:ascii="Arial" w:eastAsia="Times New Roman" w:cs="Calibri"/>
          <w:color w:val="00000A"/>
          <w:kern w:val="1"/>
        </w:rPr>
        <w:t>, 2</w:t>
      </w:r>
      <w:r w:rsidR="00503393">
        <w:rPr>
          <w:rFonts w:ascii="Arial" w:eastAsia="Times New Roman" w:cs="Calibri"/>
          <w:color w:val="00000A"/>
          <w:kern w:val="1"/>
        </w:rPr>
        <w:t>3.3</w:t>
      </w:r>
      <w:r w:rsidR="00986192">
        <w:rPr>
          <w:rFonts w:ascii="Arial" w:eastAsia="Times New Roman" w:cs="Calibri"/>
          <w:color w:val="00000A"/>
          <w:kern w:val="1"/>
        </w:rPr>
        <w:t>), then equal to 17.</w:t>
      </w:r>
      <w:r w:rsidR="00503393">
        <w:rPr>
          <w:rFonts w:ascii="Arial" w:eastAsia="Times New Roman" w:cs="Calibri"/>
          <w:color w:val="00000A"/>
          <w:kern w:val="1"/>
        </w:rPr>
        <w:t>5</w:t>
      </w:r>
      <w:r w:rsidR="00986192">
        <w:rPr>
          <w:rFonts w:ascii="Arial" w:eastAsia="Times New Roman" w:cs="Calibri"/>
          <w:color w:val="00000A"/>
          <w:kern w:val="1"/>
        </w:rPr>
        <w:t xml:space="preserve"> per 100,000 for both Asian/Pacific Islander women (95% CI 16.</w:t>
      </w:r>
      <w:r w:rsidR="00503393">
        <w:rPr>
          <w:rFonts w:ascii="Arial" w:eastAsia="Times New Roman" w:cs="Calibri"/>
          <w:color w:val="00000A"/>
          <w:kern w:val="1"/>
        </w:rPr>
        <w:t>9</w:t>
      </w:r>
      <w:r w:rsidR="00986192">
        <w:rPr>
          <w:rFonts w:ascii="Arial" w:eastAsia="Times New Roman" w:cs="Calibri"/>
          <w:color w:val="00000A"/>
          <w:kern w:val="1"/>
        </w:rPr>
        <w:t>, 18.</w:t>
      </w:r>
      <w:r w:rsidR="00503393">
        <w:rPr>
          <w:rFonts w:ascii="Arial" w:eastAsia="Times New Roman" w:cs="Calibri"/>
          <w:color w:val="00000A"/>
          <w:kern w:val="1"/>
        </w:rPr>
        <w:t>2</w:t>
      </w:r>
      <w:r w:rsidR="00986192">
        <w:rPr>
          <w:rFonts w:ascii="Arial" w:eastAsia="Times New Roman" w:cs="Calibri"/>
          <w:color w:val="00000A"/>
          <w:kern w:val="1"/>
        </w:rPr>
        <w:t>) and Hispanic women</w:t>
      </w:r>
      <w:r w:rsidR="00E6716C">
        <w:rPr>
          <w:rFonts w:ascii="Arial" w:eastAsia="Times New Roman" w:cs="Calibri"/>
          <w:color w:val="00000A"/>
          <w:kern w:val="1"/>
        </w:rPr>
        <w:t xml:space="preserve"> </w:t>
      </w:r>
      <w:r w:rsidR="00986192">
        <w:rPr>
          <w:rFonts w:ascii="Arial" w:eastAsia="Times New Roman" w:cs="Calibri"/>
          <w:color w:val="00000A"/>
          <w:kern w:val="1"/>
        </w:rPr>
        <w:t>(95% CI 1</w:t>
      </w:r>
      <w:r w:rsidR="00503393">
        <w:rPr>
          <w:rFonts w:ascii="Arial" w:eastAsia="Times New Roman" w:cs="Calibri"/>
          <w:color w:val="00000A"/>
          <w:kern w:val="1"/>
        </w:rPr>
        <w:t>7.0</w:t>
      </w:r>
      <w:r w:rsidR="00986192">
        <w:rPr>
          <w:rFonts w:ascii="Arial" w:eastAsia="Times New Roman" w:cs="Calibri"/>
          <w:color w:val="00000A"/>
          <w:kern w:val="1"/>
        </w:rPr>
        <w:t>, 1</w:t>
      </w:r>
      <w:r w:rsidR="00503393">
        <w:rPr>
          <w:rFonts w:ascii="Arial" w:eastAsia="Times New Roman" w:cs="Calibri"/>
          <w:color w:val="00000A"/>
          <w:kern w:val="1"/>
        </w:rPr>
        <w:t>8.0</w:t>
      </w:r>
      <w:r w:rsidR="00986192">
        <w:rPr>
          <w:rFonts w:ascii="Arial" w:eastAsia="Times New Roman" w:cs="Calibri"/>
          <w:color w:val="00000A"/>
          <w:kern w:val="1"/>
        </w:rPr>
        <w:t xml:space="preserve">) </w:t>
      </w:r>
      <w:r w:rsidR="00E6716C">
        <w:rPr>
          <w:rFonts w:ascii="Arial" w:eastAsia="Times New Roman" w:cs="Calibri"/>
          <w:color w:val="00000A"/>
          <w:kern w:val="1"/>
        </w:rPr>
        <w:t>(</w:t>
      </w:r>
      <w:r w:rsidR="00E6716C" w:rsidRPr="00E47959">
        <w:rPr>
          <w:rFonts w:ascii="Arial" w:eastAsia="Times New Roman" w:cs="Calibri"/>
          <w:b/>
          <w:color w:val="00000A"/>
          <w:kern w:val="1"/>
        </w:rPr>
        <w:t>Table 1</w:t>
      </w:r>
      <w:r w:rsidR="00E6716C">
        <w:rPr>
          <w:rFonts w:ascii="Arial" w:eastAsia="Times New Roman" w:cs="Calibri"/>
          <w:color w:val="00000A"/>
          <w:kern w:val="1"/>
        </w:rPr>
        <w:t>).</w:t>
      </w:r>
      <w:r w:rsidR="00A14849">
        <w:rPr>
          <w:rFonts w:ascii="Arial" w:eastAsia="Times New Roman" w:cs="Calibri"/>
          <w:color w:val="00000A"/>
          <w:kern w:val="1"/>
        </w:rPr>
        <w:t xml:space="preserve"> </w:t>
      </w:r>
    </w:p>
    <w:p w14:paraId="531FAB99" w14:textId="6BD4FEEF" w:rsidR="00CA6775" w:rsidRDefault="00040E08" w:rsidP="00E47959">
      <w:pPr>
        <w:spacing w:after="0" w:line="480" w:lineRule="auto"/>
        <w:ind w:firstLine="720"/>
        <w:outlineLvl w:val="0"/>
        <w:rPr>
          <w:rFonts w:ascii="Arial" w:eastAsia="Times New Roman" w:cs="Calibri"/>
          <w:color w:val="00000A"/>
          <w:kern w:val="1"/>
        </w:rPr>
      </w:pPr>
      <w:r>
        <w:rPr>
          <w:rFonts w:ascii="Arial" w:eastAsia="Times New Roman" w:cs="Calibri"/>
          <w:color w:val="00000A"/>
          <w:kern w:val="1"/>
        </w:rPr>
        <w:t>T</w:t>
      </w:r>
      <w:r w:rsidR="009F512A">
        <w:rPr>
          <w:rFonts w:ascii="Arial" w:eastAsia="Times New Roman" w:cs="Calibri"/>
          <w:color w:val="00000A"/>
          <w:kern w:val="1"/>
        </w:rPr>
        <w:t xml:space="preserve">he proportion of all deaths due to breast cancer </w:t>
      </w:r>
      <w:r>
        <w:rPr>
          <w:rFonts w:ascii="Arial" w:eastAsia="Times New Roman" w:cs="Calibri"/>
          <w:color w:val="00000A"/>
          <w:kern w:val="1"/>
        </w:rPr>
        <w:t>within strata of</w:t>
      </w:r>
      <w:r w:rsidR="009F512A">
        <w:rPr>
          <w:rFonts w:ascii="Arial" w:eastAsia="Times New Roman" w:cs="Calibri"/>
          <w:color w:val="00000A"/>
          <w:kern w:val="1"/>
        </w:rPr>
        <w:t xml:space="preserve"> age and race/ethnicity </w:t>
      </w:r>
      <w:r>
        <w:rPr>
          <w:rFonts w:ascii="Arial" w:eastAsia="Times New Roman" w:cs="Calibri"/>
          <w:color w:val="00000A"/>
          <w:kern w:val="1"/>
        </w:rPr>
        <w:t>generally decreased over time for non-</w:t>
      </w:r>
      <w:r w:rsidR="00A82DB0">
        <w:rPr>
          <w:rFonts w:ascii="Arial" w:eastAsia="Times New Roman" w:cs="Calibri"/>
          <w:color w:val="00000A"/>
          <w:kern w:val="1"/>
        </w:rPr>
        <w:t>Hispanic W</w:t>
      </w:r>
      <w:r>
        <w:rPr>
          <w:rFonts w:ascii="Arial" w:eastAsia="Times New Roman" w:cs="Calibri"/>
          <w:color w:val="00000A"/>
          <w:kern w:val="1"/>
        </w:rPr>
        <w:t>hite women and increased for other groups</w:t>
      </w:r>
      <w:r w:rsidR="009F512A">
        <w:rPr>
          <w:rFonts w:ascii="Arial" w:eastAsia="Times New Roman" w:cs="Calibri"/>
          <w:color w:val="00000A"/>
          <w:kern w:val="1"/>
        </w:rPr>
        <w:t xml:space="preserve"> (</w:t>
      </w:r>
      <w:r w:rsidR="009F512A" w:rsidRPr="00E4238C">
        <w:rPr>
          <w:rFonts w:ascii="Arial" w:eastAsia="Times New Roman" w:cs="Calibri"/>
          <w:b/>
          <w:color w:val="00000A"/>
          <w:kern w:val="1"/>
        </w:rPr>
        <w:t>Figure 2</w:t>
      </w:r>
      <w:r w:rsidR="009F512A">
        <w:rPr>
          <w:rFonts w:ascii="Arial" w:eastAsia="Times New Roman" w:cs="Calibri"/>
          <w:color w:val="00000A"/>
          <w:kern w:val="1"/>
        </w:rPr>
        <w:t xml:space="preserve">). </w:t>
      </w:r>
      <w:r w:rsidR="00CA6775">
        <w:rPr>
          <w:rFonts w:ascii="Arial" w:eastAsia="Times New Roman" w:cs="Calibri"/>
          <w:color w:val="00000A"/>
          <w:kern w:val="1"/>
        </w:rPr>
        <w:t>For example, between 1978 and 2018 for 50 year old women (</w:t>
      </w:r>
      <w:r w:rsidR="00CA6775" w:rsidRPr="00E4238C">
        <w:rPr>
          <w:rFonts w:ascii="Arial" w:eastAsia="Times New Roman" w:cs="Calibri"/>
          <w:b/>
          <w:color w:val="00000A"/>
          <w:kern w:val="1"/>
        </w:rPr>
        <w:t>Table 2</w:t>
      </w:r>
      <w:r w:rsidR="00CA6775">
        <w:rPr>
          <w:rFonts w:ascii="Arial" w:eastAsia="Times New Roman" w:cs="Calibri"/>
          <w:color w:val="00000A"/>
          <w:kern w:val="1"/>
        </w:rPr>
        <w:t>), the percent of deaths due to breast cancer increased for Asian/Pacific Islanders (</w:t>
      </w:r>
      <w:r>
        <w:rPr>
          <w:rFonts w:ascii="Arial" w:eastAsia="Times New Roman" w:cs="Calibri"/>
          <w:color w:val="00000A"/>
          <w:kern w:val="1"/>
        </w:rPr>
        <w:t>9.9</w:t>
      </w:r>
      <w:r w:rsidR="00CA6775">
        <w:rPr>
          <w:rFonts w:ascii="Arial" w:eastAsia="Times New Roman" w:cs="Calibri"/>
          <w:color w:val="00000A"/>
          <w:kern w:val="1"/>
        </w:rPr>
        <w:t xml:space="preserve"> to 1</w:t>
      </w:r>
      <w:r>
        <w:rPr>
          <w:rFonts w:ascii="Arial" w:eastAsia="Times New Roman" w:cs="Calibri"/>
          <w:color w:val="00000A"/>
          <w:kern w:val="1"/>
        </w:rPr>
        <w:t>3.9</w:t>
      </w:r>
      <w:r w:rsidR="00CA6775">
        <w:rPr>
          <w:rFonts w:ascii="Arial" w:eastAsia="Times New Roman" w:cs="Calibri"/>
          <w:color w:val="00000A"/>
          <w:kern w:val="1"/>
        </w:rPr>
        <w:t>%), Hispanic women (</w:t>
      </w:r>
      <w:r>
        <w:rPr>
          <w:rFonts w:ascii="Arial" w:eastAsia="Times New Roman" w:cs="Calibri"/>
          <w:color w:val="00000A"/>
          <w:kern w:val="1"/>
        </w:rPr>
        <w:t>9.0</w:t>
      </w:r>
      <w:r w:rsidR="00CA6775">
        <w:rPr>
          <w:rFonts w:ascii="Arial" w:eastAsia="Times New Roman" w:cs="Calibri"/>
          <w:color w:val="00000A"/>
          <w:kern w:val="1"/>
        </w:rPr>
        <w:t xml:space="preserve"> to 9.</w:t>
      </w:r>
      <w:r>
        <w:rPr>
          <w:rFonts w:ascii="Arial" w:eastAsia="Times New Roman" w:cs="Calibri"/>
          <w:color w:val="00000A"/>
          <w:kern w:val="1"/>
        </w:rPr>
        <w:t>4</w:t>
      </w:r>
      <w:r w:rsidR="00CA6775">
        <w:rPr>
          <w:rFonts w:ascii="Arial" w:eastAsia="Times New Roman" w:cs="Calibri"/>
          <w:color w:val="00000A"/>
          <w:kern w:val="1"/>
        </w:rPr>
        <w:t>%) and non-Hispanic Black women (</w:t>
      </w:r>
      <w:r>
        <w:rPr>
          <w:rFonts w:ascii="Arial" w:eastAsia="Times New Roman" w:cs="Calibri"/>
          <w:color w:val="00000A"/>
          <w:kern w:val="1"/>
        </w:rPr>
        <w:t>7.0</w:t>
      </w:r>
      <w:r w:rsidR="00CA6775">
        <w:rPr>
          <w:rFonts w:ascii="Arial" w:eastAsia="Times New Roman" w:cs="Calibri"/>
          <w:color w:val="00000A"/>
          <w:kern w:val="1"/>
        </w:rPr>
        <w:t xml:space="preserve"> to 8.</w:t>
      </w:r>
      <w:r>
        <w:rPr>
          <w:rFonts w:ascii="Arial" w:eastAsia="Times New Roman" w:cs="Calibri"/>
          <w:color w:val="00000A"/>
          <w:kern w:val="1"/>
        </w:rPr>
        <w:t>6</w:t>
      </w:r>
      <w:r w:rsidR="00CA6775">
        <w:rPr>
          <w:rFonts w:ascii="Arial" w:eastAsia="Times New Roman" w:cs="Calibri"/>
          <w:color w:val="00000A"/>
          <w:kern w:val="1"/>
        </w:rPr>
        <w:t xml:space="preserve">%), but </w:t>
      </w:r>
      <w:r>
        <w:rPr>
          <w:rFonts w:ascii="Arial" w:eastAsia="Times New Roman" w:cs="Calibri"/>
          <w:color w:val="00000A"/>
          <w:kern w:val="1"/>
        </w:rPr>
        <w:t>de</w:t>
      </w:r>
      <w:r w:rsidR="00CA6775">
        <w:rPr>
          <w:rFonts w:ascii="Arial" w:eastAsia="Times New Roman" w:cs="Calibri"/>
          <w:color w:val="00000A"/>
          <w:kern w:val="1"/>
        </w:rPr>
        <w:t xml:space="preserve">creased by about </w:t>
      </w:r>
      <w:r>
        <w:rPr>
          <w:rFonts w:ascii="Arial" w:eastAsia="Times New Roman" w:cs="Calibri"/>
          <w:color w:val="00000A"/>
          <w:kern w:val="1"/>
        </w:rPr>
        <w:t>45</w:t>
      </w:r>
      <w:r w:rsidR="00CA6775">
        <w:rPr>
          <w:rFonts w:ascii="Arial" w:eastAsia="Times New Roman" w:cs="Calibri"/>
          <w:color w:val="00000A"/>
          <w:kern w:val="1"/>
        </w:rPr>
        <w:t>% for non-Hispanic White women (</w:t>
      </w:r>
      <w:r>
        <w:rPr>
          <w:rFonts w:ascii="Arial" w:eastAsia="Times New Roman" w:cs="Calibri"/>
          <w:color w:val="00000A"/>
          <w:kern w:val="1"/>
        </w:rPr>
        <w:t>12.7</w:t>
      </w:r>
      <w:r w:rsidR="00CA6775">
        <w:rPr>
          <w:rFonts w:ascii="Arial" w:eastAsia="Times New Roman" w:cs="Calibri"/>
          <w:color w:val="00000A"/>
          <w:kern w:val="1"/>
        </w:rPr>
        <w:t xml:space="preserve"> to 7.</w:t>
      </w:r>
      <w:r>
        <w:rPr>
          <w:rFonts w:ascii="Arial" w:eastAsia="Times New Roman" w:cs="Calibri"/>
          <w:color w:val="00000A"/>
          <w:kern w:val="1"/>
        </w:rPr>
        <w:t>0</w:t>
      </w:r>
      <w:r w:rsidR="00CA6775">
        <w:rPr>
          <w:rFonts w:ascii="Arial" w:eastAsia="Times New Roman" w:cs="Calibri"/>
          <w:color w:val="00000A"/>
          <w:kern w:val="1"/>
        </w:rPr>
        <w:t>%).</w:t>
      </w:r>
    </w:p>
    <w:p w14:paraId="10D41EBB" w14:textId="6BE7F45A" w:rsidR="00DA5CEB" w:rsidRDefault="00AC68D6" w:rsidP="00E47959">
      <w:pPr>
        <w:spacing w:after="0" w:line="480" w:lineRule="auto"/>
        <w:ind w:firstLine="720"/>
        <w:outlineLvl w:val="0"/>
        <w:rPr>
          <w:rFonts w:ascii="Arial" w:eastAsia="Times New Roman" w:cs="Calibri"/>
          <w:color w:val="00000A"/>
          <w:kern w:val="1"/>
        </w:rPr>
      </w:pPr>
      <w:r>
        <w:rPr>
          <w:rFonts w:ascii="Arial" w:eastAsia="Times New Roman" w:cs="Calibri"/>
          <w:color w:val="00000A"/>
          <w:kern w:val="1"/>
        </w:rPr>
        <w:t>Across all years and ages, t</w:t>
      </w:r>
      <w:r w:rsidR="00381D24">
        <w:rPr>
          <w:rFonts w:ascii="Arial" w:eastAsia="Times New Roman" w:cs="Calibri"/>
          <w:color w:val="00000A"/>
          <w:kern w:val="1"/>
        </w:rPr>
        <w:t xml:space="preserve">he proportion of all deaths attributable to breast cancer for non-Hispanic </w:t>
      </w:r>
      <w:r w:rsidR="00414091">
        <w:rPr>
          <w:rFonts w:ascii="Arial" w:eastAsia="Times New Roman" w:cs="Calibri"/>
          <w:color w:val="00000A"/>
          <w:kern w:val="1"/>
        </w:rPr>
        <w:t>W</w:t>
      </w:r>
      <w:r w:rsidR="00381D24">
        <w:rPr>
          <w:rFonts w:ascii="Arial" w:eastAsia="Times New Roman" w:cs="Calibri"/>
          <w:color w:val="00000A"/>
          <w:kern w:val="1"/>
        </w:rPr>
        <w:t>hite women</w:t>
      </w:r>
      <w:r w:rsidR="009F512A">
        <w:rPr>
          <w:rFonts w:ascii="Arial" w:eastAsia="Times New Roman" w:cs="Calibri"/>
          <w:color w:val="00000A"/>
          <w:kern w:val="1"/>
        </w:rPr>
        <w:t xml:space="preserve"> </w:t>
      </w:r>
      <w:r w:rsidR="00B40BD7">
        <w:rPr>
          <w:rFonts w:ascii="Arial" w:eastAsia="Times New Roman" w:cs="Calibri"/>
          <w:color w:val="00000A"/>
          <w:kern w:val="1"/>
        </w:rPr>
        <w:t>peak</w:t>
      </w:r>
      <w:r w:rsidR="009F512A">
        <w:rPr>
          <w:rFonts w:ascii="Arial" w:eastAsia="Times New Roman" w:cs="Calibri"/>
          <w:color w:val="00000A"/>
          <w:kern w:val="1"/>
        </w:rPr>
        <w:t>ed</w:t>
      </w:r>
      <w:r w:rsidR="00B40BD7">
        <w:rPr>
          <w:rFonts w:ascii="Arial" w:eastAsia="Times New Roman" w:cs="Calibri"/>
          <w:color w:val="00000A"/>
          <w:kern w:val="1"/>
        </w:rPr>
        <w:t xml:space="preserve"> at 14.</w:t>
      </w:r>
      <w:r w:rsidR="00A82DB0">
        <w:rPr>
          <w:rFonts w:ascii="Arial" w:eastAsia="Times New Roman" w:cs="Calibri"/>
          <w:color w:val="00000A"/>
          <w:kern w:val="1"/>
        </w:rPr>
        <w:t>4</w:t>
      </w:r>
      <w:r w:rsidR="00B40BD7">
        <w:rPr>
          <w:rFonts w:ascii="Arial" w:eastAsia="Times New Roman" w:cs="Calibri"/>
          <w:color w:val="00000A"/>
          <w:kern w:val="1"/>
        </w:rPr>
        <w:t xml:space="preserve">% </w:t>
      </w:r>
      <w:r w:rsidR="003E33D6">
        <w:rPr>
          <w:rFonts w:ascii="Arial" w:eastAsia="Times New Roman" w:cs="Calibri"/>
          <w:color w:val="00000A"/>
          <w:kern w:val="1"/>
        </w:rPr>
        <w:t>(95% CI 14.</w:t>
      </w:r>
      <w:r w:rsidR="00A82DB0">
        <w:rPr>
          <w:rFonts w:ascii="Arial" w:eastAsia="Times New Roman" w:cs="Calibri"/>
          <w:color w:val="00000A"/>
          <w:kern w:val="1"/>
        </w:rPr>
        <w:t>4</w:t>
      </w:r>
      <w:r w:rsidR="003E33D6">
        <w:rPr>
          <w:rFonts w:ascii="Arial" w:eastAsia="Times New Roman" w:cs="Calibri"/>
          <w:color w:val="00000A"/>
          <w:kern w:val="1"/>
        </w:rPr>
        <w:t>, 14.</w:t>
      </w:r>
      <w:r w:rsidR="00A82DB0">
        <w:rPr>
          <w:rFonts w:ascii="Arial" w:eastAsia="Times New Roman" w:cs="Calibri"/>
          <w:color w:val="00000A"/>
          <w:kern w:val="1"/>
        </w:rPr>
        <w:t>7</w:t>
      </w:r>
      <w:r w:rsidR="003E33D6">
        <w:rPr>
          <w:rFonts w:ascii="Arial" w:eastAsia="Times New Roman" w:cs="Calibri"/>
          <w:color w:val="00000A"/>
          <w:kern w:val="1"/>
        </w:rPr>
        <w:t xml:space="preserve">) </w:t>
      </w:r>
      <w:r w:rsidR="00B40BD7">
        <w:rPr>
          <w:rFonts w:ascii="Arial" w:eastAsia="Times New Roman" w:cs="Calibri"/>
          <w:color w:val="00000A"/>
          <w:kern w:val="1"/>
        </w:rPr>
        <w:t>for age 4</w:t>
      </w:r>
      <w:r w:rsidR="003E33D6">
        <w:rPr>
          <w:rFonts w:ascii="Arial" w:eastAsia="Times New Roman" w:cs="Calibri"/>
          <w:color w:val="00000A"/>
          <w:kern w:val="1"/>
        </w:rPr>
        <w:t>4</w:t>
      </w:r>
      <w:r w:rsidR="00B40BD7">
        <w:rPr>
          <w:rFonts w:ascii="Arial" w:eastAsia="Times New Roman" w:cs="Calibri"/>
          <w:color w:val="00000A"/>
          <w:kern w:val="1"/>
        </w:rPr>
        <w:t xml:space="preserve"> in </w:t>
      </w:r>
      <w:r w:rsidR="001D2EF3">
        <w:rPr>
          <w:rFonts w:ascii="Arial" w:eastAsia="Times New Roman" w:cs="Calibri"/>
          <w:color w:val="00000A"/>
          <w:kern w:val="1"/>
        </w:rPr>
        <w:t>19</w:t>
      </w:r>
      <w:r w:rsidR="007D1CB0">
        <w:rPr>
          <w:rFonts w:ascii="Arial" w:eastAsia="Times New Roman" w:cs="Calibri"/>
          <w:color w:val="00000A"/>
          <w:kern w:val="1"/>
        </w:rPr>
        <w:t>89</w:t>
      </w:r>
      <w:r w:rsidR="009F512A">
        <w:rPr>
          <w:rFonts w:ascii="Arial" w:eastAsia="Times New Roman" w:cs="Calibri"/>
          <w:color w:val="00000A"/>
          <w:kern w:val="1"/>
        </w:rPr>
        <w:t xml:space="preserve"> (</w:t>
      </w:r>
      <w:r w:rsidR="009F512A" w:rsidRPr="00E4238C">
        <w:rPr>
          <w:rFonts w:ascii="Arial" w:eastAsia="Times New Roman" w:cs="Calibri"/>
          <w:b/>
          <w:color w:val="00000A"/>
          <w:kern w:val="1"/>
        </w:rPr>
        <w:t xml:space="preserve">Table </w:t>
      </w:r>
      <w:r w:rsidR="00CA6775" w:rsidRPr="00AC225C">
        <w:rPr>
          <w:rFonts w:ascii="Arial" w:eastAsia="Times New Roman" w:cs="Calibri"/>
          <w:b/>
          <w:color w:val="00000A"/>
          <w:kern w:val="1"/>
        </w:rPr>
        <w:t>3</w:t>
      </w:r>
      <w:r w:rsidR="009F512A">
        <w:rPr>
          <w:rFonts w:ascii="Arial" w:eastAsia="Times New Roman" w:cs="Calibri"/>
          <w:color w:val="00000A"/>
          <w:kern w:val="1"/>
        </w:rPr>
        <w:t>)</w:t>
      </w:r>
      <w:r w:rsidR="00E6716C">
        <w:rPr>
          <w:rFonts w:ascii="Arial" w:eastAsia="Times New Roman" w:cs="Calibri"/>
          <w:color w:val="00000A"/>
          <w:kern w:val="1"/>
        </w:rPr>
        <w:t>.</w:t>
      </w:r>
      <w:r w:rsidR="00D96850">
        <w:rPr>
          <w:rFonts w:ascii="Arial" w:eastAsia="Times New Roman" w:cs="Calibri"/>
          <w:color w:val="00000A"/>
          <w:kern w:val="1"/>
        </w:rPr>
        <w:t xml:space="preserve"> </w:t>
      </w:r>
      <w:r w:rsidR="00E6716C">
        <w:rPr>
          <w:rFonts w:ascii="Arial" w:eastAsia="Times New Roman" w:cs="Calibri"/>
          <w:color w:val="00000A"/>
          <w:kern w:val="1"/>
        </w:rPr>
        <w:t>T</w:t>
      </w:r>
      <w:r w:rsidR="00BB3D8E">
        <w:rPr>
          <w:rFonts w:ascii="Arial" w:eastAsia="Times New Roman" w:cs="Calibri"/>
          <w:color w:val="00000A"/>
          <w:kern w:val="1"/>
        </w:rPr>
        <w:t xml:space="preserve">he peak occurred </w:t>
      </w:r>
      <w:r w:rsidR="00DA5CEB">
        <w:rPr>
          <w:rFonts w:ascii="Arial" w:eastAsia="Times New Roman" w:cs="Calibri"/>
          <w:color w:val="00000A"/>
          <w:kern w:val="1"/>
        </w:rPr>
        <w:t xml:space="preserve">at </w:t>
      </w:r>
      <w:r w:rsidR="007D1CB0">
        <w:rPr>
          <w:rFonts w:ascii="Arial" w:eastAsia="Times New Roman" w:cs="Calibri"/>
          <w:color w:val="00000A"/>
          <w:kern w:val="1"/>
        </w:rPr>
        <w:t>the same age (44)</w:t>
      </w:r>
      <w:r w:rsidR="00381D24">
        <w:rPr>
          <w:rFonts w:ascii="Arial" w:eastAsia="Times New Roman" w:cs="Calibri"/>
          <w:color w:val="00000A"/>
          <w:kern w:val="1"/>
        </w:rPr>
        <w:t xml:space="preserve"> for </w:t>
      </w:r>
      <w:r w:rsidR="009B36F5">
        <w:rPr>
          <w:rFonts w:ascii="Arial" w:eastAsia="Times New Roman" w:cs="Calibri"/>
          <w:color w:val="00000A"/>
          <w:kern w:val="1"/>
        </w:rPr>
        <w:t xml:space="preserve">non-Hispanic </w:t>
      </w:r>
      <w:r w:rsidR="00414091">
        <w:rPr>
          <w:rFonts w:ascii="Arial" w:eastAsia="Times New Roman" w:cs="Calibri"/>
          <w:color w:val="00000A"/>
          <w:kern w:val="1"/>
        </w:rPr>
        <w:t>B</w:t>
      </w:r>
      <w:r w:rsidR="009B36F5">
        <w:rPr>
          <w:rFonts w:ascii="Arial" w:eastAsia="Times New Roman" w:cs="Calibri"/>
          <w:color w:val="00000A"/>
          <w:kern w:val="1"/>
        </w:rPr>
        <w:t>lack</w:t>
      </w:r>
      <w:r w:rsidR="00DA5CEB">
        <w:rPr>
          <w:rFonts w:ascii="Arial" w:eastAsia="Times New Roman" w:cs="Calibri"/>
          <w:color w:val="00000A"/>
          <w:kern w:val="1"/>
        </w:rPr>
        <w:t xml:space="preserve"> women</w:t>
      </w:r>
      <w:r w:rsidR="007D1CB0">
        <w:rPr>
          <w:rFonts w:ascii="Arial" w:eastAsia="Times New Roman" w:cs="Calibri"/>
          <w:color w:val="00000A"/>
          <w:kern w:val="1"/>
        </w:rPr>
        <w:t xml:space="preserve"> in 1991</w:t>
      </w:r>
      <w:r w:rsidR="00DA5CEB">
        <w:rPr>
          <w:rFonts w:ascii="Arial" w:eastAsia="Times New Roman" w:cs="Calibri"/>
          <w:color w:val="00000A"/>
          <w:kern w:val="1"/>
        </w:rPr>
        <w:t xml:space="preserve"> (</w:t>
      </w:r>
      <w:r w:rsidR="00BB3D8E" w:rsidRPr="00D04E4F">
        <w:rPr>
          <w:rFonts w:ascii="Arial" w:eastAsia="Times New Roman" w:cs="Calibri"/>
          <w:color w:val="00000A"/>
          <w:kern w:val="1"/>
        </w:rPr>
        <w:t>10.</w:t>
      </w:r>
      <w:r w:rsidR="003E33D6">
        <w:rPr>
          <w:rFonts w:ascii="Arial" w:eastAsia="Times New Roman" w:cs="Calibri"/>
          <w:color w:val="00000A"/>
          <w:kern w:val="1"/>
        </w:rPr>
        <w:t>1</w:t>
      </w:r>
      <w:r w:rsidR="00BB3D8E" w:rsidRPr="00D04E4F">
        <w:rPr>
          <w:rFonts w:ascii="Arial" w:eastAsia="Times New Roman" w:cs="Calibri"/>
          <w:color w:val="00000A"/>
          <w:kern w:val="1"/>
        </w:rPr>
        <w:t>%</w:t>
      </w:r>
      <w:r w:rsidR="00DA5CEB">
        <w:rPr>
          <w:rFonts w:ascii="Arial" w:eastAsia="Times New Roman" w:cs="Calibri"/>
          <w:color w:val="00000A"/>
          <w:kern w:val="1"/>
        </w:rPr>
        <w:t xml:space="preserve">, </w:t>
      </w:r>
      <w:r w:rsidR="003E33D6">
        <w:rPr>
          <w:rFonts w:ascii="Arial" w:eastAsia="Times New Roman" w:cs="Calibri"/>
          <w:color w:val="00000A"/>
          <w:kern w:val="1"/>
        </w:rPr>
        <w:t>95% CI 9.8, 10.4</w:t>
      </w:r>
      <w:r w:rsidR="00DA5CEB">
        <w:rPr>
          <w:rFonts w:ascii="Arial" w:eastAsia="Times New Roman" w:cs="Calibri"/>
          <w:color w:val="00000A"/>
          <w:kern w:val="1"/>
        </w:rPr>
        <w:t>)</w:t>
      </w:r>
      <w:r w:rsidR="007D1CB0">
        <w:rPr>
          <w:rFonts w:ascii="Arial" w:eastAsia="Times New Roman" w:cs="Calibri"/>
          <w:color w:val="00000A"/>
          <w:kern w:val="1"/>
        </w:rPr>
        <w:t xml:space="preserve"> </w:t>
      </w:r>
      <w:r w:rsidR="00DA5CEB">
        <w:rPr>
          <w:rFonts w:ascii="Arial" w:eastAsia="Times New Roman" w:cs="Calibri"/>
          <w:color w:val="00000A"/>
          <w:kern w:val="1"/>
        </w:rPr>
        <w:t>and</w:t>
      </w:r>
      <w:r w:rsidR="00BB3D8E">
        <w:rPr>
          <w:rFonts w:ascii="Arial" w:eastAsia="Times New Roman" w:cs="Calibri"/>
          <w:color w:val="00000A"/>
          <w:kern w:val="1"/>
        </w:rPr>
        <w:t xml:space="preserve"> Asian/Pacific Islander</w:t>
      </w:r>
      <w:r w:rsidR="00DA5CEB">
        <w:rPr>
          <w:rFonts w:ascii="Arial" w:eastAsia="Times New Roman" w:cs="Calibri"/>
          <w:color w:val="00000A"/>
          <w:kern w:val="1"/>
        </w:rPr>
        <w:t>s</w:t>
      </w:r>
      <w:r w:rsidR="007D1CB0">
        <w:rPr>
          <w:rFonts w:ascii="Arial" w:eastAsia="Times New Roman" w:cs="Calibri"/>
          <w:color w:val="00000A"/>
          <w:kern w:val="1"/>
        </w:rPr>
        <w:t xml:space="preserve"> in 1992</w:t>
      </w:r>
      <w:r w:rsidR="00DA5CEB">
        <w:rPr>
          <w:rFonts w:ascii="Arial" w:eastAsia="Times New Roman" w:cs="Calibri"/>
          <w:color w:val="00000A"/>
          <w:kern w:val="1"/>
        </w:rPr>
        <w:t xml:space="preserve"> (</w:t>
      </w:r>
      <w:r w:rsidR="00BB3D8E">
        <w:rPr>
          <w:rFonts w:ascii="Arial" w:eastAsia="Times New Roman" w:cs="Calibri"/>
          <w:color w:val="00000A"/>
          <w:kern w:val="1"/>
        </w:rPr>
        <w:t>1</w:t>
      </w:r>
      <w:r w:rsidR="007D1CB0">
        <w:rPr>
          <w:rFonts w:ascii="Arial" w:eastAsia="Times New Roman" w:cs="Calibri"/>
          <w:color w:val="00000A"/>
          <w:kern w:val="1"/>
        </w:rPr>
        <w:t>4.9</w:t>
      </w:r>
      <w:r w:rsidR="00BB3D8E">
        <w:rPr>
          <w:rFonts w:ascii="Arial" w:eastAsia="Times New Roman" w:cs="Calibri"/>
          <w:color w:val="00000A"/>
          <w:kern w:val="1"/>
        </w:rPr>
        <w:t>%</w:t>
      </w:r>
      <w:r w:rsidR="00DA5CEB">
        <w:rPr>
          <w:rFonts w:ascii="Arial" w:eastAsia="Times New Roman" w:cs="Calibri"/>
          <w:color w:val="00000A"/>
          <w:kern w:val="1"/>
        </w:rPr>
        <w:t xml:space="preserve">, 95% CI </w:t>
      </w:r>
      <w:r w:rsidR="003E33D6">
        <w:rPr>
          <w:rFonts w:ascii="Arial" w:eastAsia="Times New Roman" w:cs="Calibri"/>
          <w:color w:val="00000A"/>
          <w:kern w:val="1"/>
        </w:rPr>
        <w:t>14.2, 15.</w:t>
      </w:r>
      <w:r w:rsidR="007D1CB0">
        <w:rPr>
          <w:rFonts w:ascii="Arial" w:eastAsia="Times New Roman" w:cs="Calibri"/>
          <w:color w:val="00000A"/>
          <w:kern w:val="1"/>
        </w:rPr>
        <w:t>7</w:t>
      </w:r>
      <w:r w:rsidR="00DA5CEB">
        <w:rPr>
          <w:rFonts w:ascii="Arial" w:eastAsia="Times New Roman" w:cs="Calibri"/>
          <w:color w:val="00000A"/>
          <w:kern w:val="1"/>
        </w:rPr>
        <w:t>).</w:t>
      </w:r>
      <w:r w:rsidR="00BB3D8E">
        <w:rPr>
          <w:rFonts w:ascii="Arial" w:eastAsia="Times New Roman" w:cs="Calibri"/>
          <w:color w:val="00000A"/>
          <w:kern w:val="1"/>
        </w:rPr>
        <w:t xml:space="preserve"> </w:t>
      </w:r>
      <w:r w:rsidR="00DA5CEB">
        <w:rPr>
          <w:rFonts w:ascii="Arial" w:eastAsia="Times New Roman" w:cs="Calibri"/>
          <w:color w:val="00000A"/>
          <w:kern w:val="1"/>
        </w:rPr>
        <w:t xml:space="preserve">Breast cancer as a percentage of all deaths peaked at age 43 in 1990 for </w:t>
      </w:r>
      <w:r w:rsidR="00BB3D8E">
        <w:rPr>
          <w:rFonts w:ascii="Arial" w:eastAsia="Times New Roman" w:cs="Calibri"/>
          <w:color w:val="00000A"/>
          <w:kern w:val="1"/>
        </w:rPr>
        <w:t>Hispanic</w:t>
      </w:r>
      <w:r w:rsidR="00DA5CEB">
        <w:rPr>
          <w:rFonts w:ascii="Arial" w:eastAsia="Times New Roman" w:cs="Calibri"/>
          <w:color w:val="00000A"/>
          <w:kern w:val="1"/>
        </w:rPr>
        <w:t xml:space="preserve"> women at</w:t>
      </w:r>
      <w:r w:rsidR="00BB3D8E">
        <w:rPr>
          <w:rFonts w:ascii="Arial" w:eastAsia="Times New Roman" w:cs="Calibri"/>
          <w:color w:val="00000A"/>
          <w:kern w:val="1"/>
        </w:rPr>
        <w:t xml:space="preserve"> 12.</w:t>
      </w:r>
      <w:r w:rsidR="007D1CB0">
        <w:rPr>
          <w:rFonts w:ascii="Arial" w:eastAsia="Times New Roman" w:cs="Calibri"/>
          <w:color w:val="00000A"/>
          <w:kern w:val="1"/>
        </w:rPr>
        <w:t>7</w:t>
      </w:r>
      <w:r w:rsidR="00BB3D8E">
        <w:rPr>
          <w:rFonts w:ascii="Arial" w:eastAsia="Times New Roman" w:cs="Calibri"/>
          <w:color w:val="00000A"/>
          <w:kern w:val="1"/>
        </w:rPr>
        <w:t xml:space="preserve">% </w:t>
      </w:r>
      <w:r w:rsidR="00DA5CEB">
        <w:rPr>
          <w:rFonts w:ascii="Arial" w:eastAsia="Times New Roman" w:cs="Calibri"/>
          <w:color w:val="00000A"/>
          <w:kern w:val="1"/>
        </w:rPr>
        <w:t xml:space="preserve">(95% CI </w:t>
      </w:r>
      <w:r w:rsidR="003E33D6">
        <w:rPr>
          <w:rFonts w:ascii="Arial" w:eastAsia="Times New Roman" w:cs="Calibri"/>
          <w:color w:val="00000A"/>
          <w:kern w:val="1"/>
        </w:rPr>
        <w:t>12.</w:t>
      </w:r>
      <w:r w:rsidR="007D1CB0">
        <w:rPr>
          <w:rFonts w:ascii="Arial" w:eastAsia="Times New Roman" w:cs="Calibri"/>
          <w:color w:val="00000A"/>
          <w:kern w:val="1"/>
        </w:rPr>
        <w:t>3</w:t>
      </w:r>
      <w:r w:rsidR="003E33D6">
        <w:rPr>
          <w:rFonts w:ascii="Arial" w:eastAsia="Times New Roman" w:cs="Calibri"/>
          <w:color w:val="00000A"/>
          <w:kern w:val="1"/>
        </w:rPr>
        <w:t xml:space="preserve">, </w:t>
      </w:r>
      <w:r w:rsidR="003E33D6">
        <w:rPr>
          <w:rFonts w:ascii="Arial" w:eastAsia="Times New Roman" w:cs="Calibri"/>
          <w:color w:val="00000A"/>
          <w:kern w:val="1"/>
        </w:rPr>
        <w:lastRenderedPageBreak/>
        <w:t>13.</w:t>
      </w:r>
      <w:r w:rsidR="007D1CB0">
        <w:rPr>
          <w:rFonts w:ascii="Arial" w:eastAsia="Times New Roman" w:cs="Calibri"/>
          <w:color w:val="00000A"/>
          <w:kern w:val="1"/>
        </w:rPr>
        <w:t>2</w:t>
      </w:r>
      <w:r w:rsidR="00DA5CEB">
        <w:rPr>
          <w:rFonts w:ascii="Arial" w:eastAsia="Times New Roman" w:cs="Calibri"/>
          <w:color w:val="00000A"/>
          <w:kern w:val="1"/>
        </w:rPr>
        <w:t>)</w:t>
      </w:r>
      <w:r w:rsidR="00E6716C" w:rsidRPr="00AC225C">
        <w:rPr>
          <w:rFonts w:ascii="Arial" w:eastAsia="Times New Roman" w:cs="Calibri"/>
          <w:color w:val="00000A"/>
          <w:kern w:val="1"/>
        </w:rPr>
        <w:t>.</w:t>
      </w:r>
      <w:r w:rsidR="00BB3D8E" w:rsidRPr="00AC225C">
        <w:rPr>
          <w:rFonts w:ascii="Arial" w:eastAsia="Times New Roman" w:cs="Calibri"/>
          <w:color w:val="00000A"/>
          <w:kern w:val="1"/>
        </w:rPr>
        <w:t xml:space="preserve"> </w:t>
      </w:r>
      <w:r w:rsidR="00381D24" w:rsidRPr="00AC225C">
        <w:rPr>
          <w:rFonts w:ascii="Arial" w:eastAsia="Times New Roman" w:cs="Calibri"/>
          <w:color w:val="00000A"/>
          <w:kern w:val="1"/>
        </w:rPr>
        <w:t>By 20</w:t>
      </w:r>
      <w:r w:rsidR="00381D24" w:rsidRPr="00E4238C">
        <w:rPr>
          <w:rFonts w:ascii="Arial" w:eastAsia="Times New Roman" w:cs="Calibri"/>
          <w:color w:val="00000A"/>
          <w:kern w:val="1"/>
        </w:rPr>
        <w:t>1</w:t>
      </w:r>
      <w:r w:rsidR="00986192" w:rsidRPr="00AC225C">
        <w:rPr>
          <w:rFonts w:ascii="Arial" w:eastAsia="Times New Roman" w:cs="Calibri"/>
          <w:color w:val="00000A"/>
          <w:kern w:val="1"/>
        </w:rPr>
        <w:t>8</w:t>
      </w:r>
      <w:r w:rsidR="00381D24" w:rsidRPr="00AC225C">
        <w:rPr>
          <w:rFonts w:ascii="Arial" w:eastAsia="Times New Roman" w:cs="Calibri"/>
          <w:color w:val="00000A"/>
          <w:kern w:val="1"/>
        </w:rPr>
        <w:t xml:space="preserve"> </w:t>
      </w:r>
      <w:r w:rsidR="006E4A9A" w:rsidRPr="00AC225C">
        <w:rPr>
          <w:rFonts w:ascii="Arial" w:eastAsia="Times New Roman" w:cs="Calibri"/>
          <w:color w:val="00000A"/>
          <w:kern w:val="1"/>
        </w:rPr>
        <w:t xml:space="preserve">non-Hispanic </w:t>
      </w:r>
      <w:r w:rsidR="00414091" w:rsidRPr="00AC225C">
        <w:rPr>
          <w:rFonts w:ascii="Arial" w:eastAsia="Times New Roman" w:cs="Calibri"/>
          <w:color w:val="00000A"/>
          <w:kern w:val="1"/>
        </w:rPr>
        <w:t>W</w:t>
      </w:r>
      <w:r w:rsidR="00381D24" w:rsidRPr="00AC225C">
        <w:rPr>
          <w:rFonts w:ascii="Arial" w:eastAsia="Times New Roman" w:cs="Calibri"/>
          <w:color w:val="00000A"/>
          <w:kern w:val="1"/>
        </w:rPr>
        <w:t xml:space="preserve">hite women had a lower fraction of deaths due to breast cancer than </w:t>
      </w:r>
      <w:r w:rsidR="009B36F5" w:rsidRPr="00AC225C">
        <w:rPr>
          <w:rFonts w:ascii="Arial" w:eastAsia="Times New Roman" w:cs="Calibri"/>
          <w:color w:val="00000A"/>
          <w:kern w:val="1"/>
        </w:rPr>
        <w:t xml:space="preserve">non-Hispanic </w:t>
      </w:r>
      <w:r w:rsidR="00414091" w:rsidRPr="00AC225C">
        <w:rPr>
          <w:rFonts w:ascii="Arial" w:eastAsia="Times New Roman" w:cs="Calibri"/>
          <w:color w:val="00000A"/>
          <w:kern w:val="1"/>
        </w:rPr>
        <w:t>B</w:t>
      </w:r>
      <w:r w:rsidR="009B36F5" w:rsidRPr="00AC225C">
        <w:rPr>
          <w:rFonts w:ascii="Arial" w:eastAsia="Times New Roman" w:cs="Calibri"/>
          <w:color w:val="00000A"/>
          <w:kern w:val="1"/>
        </w:rPr>
        <w:t>lack</w:t>
      </w:r>
      <w:r w:rsidR="00381D24" w:rsidRPr="00AC225C">
        <w:rPr>
          <w:rFonts w:ascii="Arial" w:eastAsia="Times New Roman" w:cs="Calibri"/>
          <w:color w:val="00000A"/>
          <w:kern w:val="1"/>
        </w:rPr>
        <w:t xml:space="preserve"> women</w:t>
      </w:r>
      <w:r w:rsidR="00BC4B33" w:rsidRPr="00AC225C">
        <w:rPr>
          <w:rFonts w:ascii="Arial" w:eastAsia="Times New Roman" w:cs="Calibri"/>
          <w:color w:val="00000A"/>
          <w:kern w:val="1"/>
        </w:rPr>
        <w:t xml:space="preserve"> </w:t>
      </w:r>
      <w:del w:id="41" w:author="Ron GANGNON" w:date="2020-07-03T15:51:00Z">
        <w:r w:rsidR="00420239" w:rsidRPr="00AC225C" w:rsidDel="007E2DA6">
          <w:rPr>
            <w:rFonts w:ascii="Arial" w:eastAsia="Times New Roman" w:cs="Calibri"/>
            <w:color w:val="00000A"/>
            <w:kern w:val="1"/>
          </w:rPr>
          <w:delText xml:space="preserve">under </w:delText>
        </w:r>
        <w:commentRangeStart w:id="42"/>
        <w:r w:rsidR="00420239" w:rsidRPr="00AC225C" w:rsidDel="007E2DA6">
          <w:rPr>
            <w:rFonts w:ascii="Arial" w:eastAsia="Times New Roman" w:cs="Calibri"/>
            <w:color w:val="00000A"/>
            <w:kern w:val="1"/>
          </w:rPr>
          <w:delText>age 6</w:delText>
        </w:r>
        <w:r w:rsidR="007C611A" w:rsidRPr="00AC225C" w:rsidDel="007E2DA6">
          <w:rPr>
            <w:rFonts w:ascii="Arial" w:eastAsia="Times New Roman" w:cs="Calibri"/>
            <w:color w:val="00000A"/>
            <w:kern w:val="1"/>
          </w:rPr>
          <w:delText>5</w:delText>
        </w:r>
        <w:r w:rsidR="00420239" w:rsidRPr="00AC225C" w:rsidDel="007E2DA6">
          <w:rPr>
            <w:rFonts w:ascii="Arial" w:eastAsia="Times New Roman" w:cs="Calibri"/>
            <w:color w:val="00000A"/>
            <w:kern w:val="1"/>
          </w:rPr>
          <w:delText xml:space="preserve"> (or </w:delText>
        </w:r>
        <w:r w:rsidR="00706F19" w:rsidRPr="00AC225C" w:rsidDel="007E2DA6">
          <w:rPr>
            <w:rFonts w:ascii="Arial" w:eastAsia="Times New Roman" w:cs="Calibri"/>
            <w:color w:val="00000A"/>
            <w:kern w:val="1"/>
          </w:rPr>
          <w:delText xml:space="preserve">over age </w:delText>
        </w:r>
        <w:r w:rsidR="00420239" w:rsidRPr="00AC225C" w:rsidDel="007E2DA6">
          <w:rPr>
            <w:rFonts w:ascii="Arial" w:eastAsia="Times New Roman" w:cs="Calibri"/>
            <w:color w:val="00000A"/>
            <w:kern w:val="1"/>
          </w:rPr>
          <w:delText>71)</w:delText>
        </w:r>
      </w:del>
      <w:ins w:id="43" w:author="Ron GANGNON" w:date="2020-07-03T15:51:00Z">
        <w:r w:rsidR="007E2DA6">
          <w:rPr>
            <w:rFonts w:ascii="Arial" w:eastAsia="Times New Roman" w:cs="Calibri"/>
            <w:color w:val="00000A"/>
            <w:kern w:val="1"/>
          </w:rPr>
          <w:t>at all ages</w:t>
        </w:r>
      </w:ins>
      <w:r w:rsidR="00420239" w:rsidRPr="00AC225C">
        <w:rPr>
          <w:rFonts w:ascii="Arial" w:eastAsia="Times New Roman" w:cs="Calibri"/>
          <w:color w:val="00000A"/>
          <w:kern w:val="1"/>
        </w:rPr>
        <w:t>, Hispanic women under age 6</w:t>
      </w:r>
      <w:ins w:id="44" w:author="Ron GANGNON" w:date="2020-07-03T15:52:00Z">
        <w:r w:rsidR="007E2DA6">
          <w:rPr>
            <w:rFonts w:ascii="Arial" w:eastAsia="Times New Roman" w:cs="Calibri"/>
            <w:color w:val="00000A"/>
            <w:kern w:val="1"/>
          </w:rPr>
          <w:t>8</w:t>
        </w:r>
      </w:ins>
      <w:del w:id="45" w:author="Ron GANGNON" w:date="2020-07-03T15:52:00Z">
        <w:r w:rsidR="00706F19" w:rsidRPr="00AC225C" w:rsidDel="007E2DA6">
          <w:rPr>
            <w:rFonts w:ascii="Arial" w:eastAsia="Times New Roman" w:cs="Calibri"/>
            <w:color w:val="00000A"/>
            <w:kern w:val="1"/>
          </w:rPr>
          <w:delText>6</w:delText>
        </w:r>
      </w:del>
      <w:r w:rsidR="003A318A" w:rsidRPr="00AC225C">
        <w:rPr>
          <w:rFonts w:ascii="Arial" w:eastAsia="Times New Roman" w:cs="Calibri"/>
          <w:color w:val="00000A"/>
          <w:kern w:val="1"/>
        </w:rPr>
        <w:t>,</w:t>
      </w:r>
      <w:r w:rsidR="00420239" w:rsidRPr="00AC225C">
        <w:rPr>
          <w:rFonts w:ascii="Arial" w:eastAsia="Times New Roman" w:cs="Calibri"/>
          <w:color w:val="00000A"/>
          <w:kern w:val="1"/>
        </w:rPr>
        <w:t xml:space="preserve"> and Asian/Pacific Islander women under age 7</w:t>
      </w:r>
      <w:ins w:id="46" w:author="Ron GANGNON" w:date="2020-07-03T15:53:00Z">
        <w:r w:rsidR="007E2DA6">
          <w:rPr>
            <w:rFonts w:ascii="Arial" w:eastAsia="Times New Roman" w:cs="Calibri"/>
            <w:color w:val="00000A"/>
            <w:kern w:val="1"/>
          </w:rPr>
          <w:t>5</w:t>
        </w:r>
      </w:ins>
      <w:del w:id="47" w:author="Ron GANGNON" w:date="2020-07-03T15:53:00Z">
        <w:r w:rsidR="00420239" w:rsidRPr="00AC225C" w:rsidDel="007E2DA6">
          <w:rPr>
            <w:rFonts w:ascii="Arial" w:eastAsia="Times New Roman" w:cs="Calibri"/>
            <w:color w:val="00000A"/>
            <w:kern w:val="1"/>
          </w:rPr>
          <w:delText>2</w:delText>
        </w:r>
      </w:del>
      <w:r w:rsidR="00381D24" w:rsidRPr="00AC225C">
        <w:rPr>
          <w:rFonts w:ascii="Arial" w:eastAsia="Times New Roman" w:cs="Calibri"/>
          <w:color w:val="00000A"/>
          <w:kern w:val="1"/>
        </w:rPr>
        <w:t>.</w:t>
      </w:r>
      <w:r w:rsidR="005F7156" w:rsidRPr="00AC225C">
        <w:rPr>
          <w:rFonts w:ascii="Arial" w:eastAsia="Times New Roman" w:cs="Calibri"/>
          <w:color w:val="00000A"/>
          <w:kern w:val="1"/>
        </w:rPr>
        <w:t xml:space="preserve"> </w:t>
      </w:r>
      <w:commentRangeEnd w:id="42"/>
      <w:r w:rsidR="0005622E">
        <w:rPr>
          <w:rStyle w:val="CommentReference"/>
        </w:rPr>
        <w:commentReference w:id="42"/>
      </w:r>
    </w:p>
    <w:p w14:paraId="651DA7A2" w14:textId="6645D50B" w:rsidR="00B9297D" w:rsidRDefault="005F7156" w:rsidP="00E4238C">
      <w:pPr>
        <w:spacing w:after="0" w:line="480" w:lineRule="auto"/>
        <w:ind w:firstLine="720"/>
        <w:rPr>
          <w:rFonts w:ascii="Arial" w:eastAsia="Times New Roman"/>
          <w:color w:val="00000A"/>
          <w:kern w:val="1"/>
          <w:szCs w:val="24"/>
        </w:rPr>
      </w:pPr>
      <w:r w:rsidRPr="00AC225C">
        <w:rPr>
          <w:rFonts w:ascii="Arial" w:eastAsia="Times New Roman" w:cs="Calibri"/>
          <w:color w:val="00000A"/>
          <w:kern w:val="1"/>
        </w:rPr>
        <w:t>After age-adjust</w:t>
      </w:r>
      <w:r w:rsidR="003A318A" w:rsidRPr="00AC225C">
        <w:rPr>
          <w:rFonts w:ascii="Arial" w:eastAsia="Times New Roman" w:cs="Calibri"/>
          <w:color w:val="00000A"/>
          <w:kern w:val="1"/>
        </w:rPr>
        <w:t>ment</w:t>
      </w:r>
      <w:r w:rsidR="00605725">
        <w:rPr>
          <w:rFonts w:ascii="Arial" w:eastAsia="Times New Roman" w:cs="Calibri"/>
          <w:color w:val="00000A"/>
          <w:kern w:val="1"/>
        </w:rPr>
        <w:t>,</w:t>
      </w:r>
      <w:r w:rsidRPr="00AC225C">
        <w:rPr>
          <w:rFonts w:ascii="Arial" w:eastAsia="Times New Roman" w:cs="Calibri"/>
          <w:color w:val="00000A"/>
          <w:kern w:val="1"/>
        </w:rPr>
        <w:t xml:space="preserve"> the percent </w:t>
      </w:r>
      <w:r w:rsidR="003A318A" w:rsidRPr="00AC225C">
        <w:rPr>
          <w:rFonts w:ascii="Arial" w:eastAsia="Times New Roman" w:cs="Calibri"/>
          <w:color w:val="00000A"/>
          <w:kern w:val="1"/>
        </w:rPr>
        <w:t xml:space="preserve">of deaths due to breast cancer </w:t>
      </w:r>
      <w:r w:rsidR="00B35D85">
        <w:rPr>
          <w:rFonts w:ascii="Arial" w:eastAsia="Times New Roman" w:cs="Calibri"/>
          <w:color w:val="00000A"/>
          <w:kern w:val="1"/>
        </w:rPr>
        <w:t>in 2018</w:t>
      </w:r>
      <w:r w:rsidR="008B7548" w:rsidRPr="00AC225C">
        <w:rPr>
          <w:rFonts w:ascii="Arial" w:eastAsia="Times New Roman" w:cs="Calibri"/>
          <w:color w:val="00000A"/>
          <w:kern w:val="1"/>
        </w:rPr>
        <w:t xml:space="preserve"> </w:t>
      </w:r>
      <w:r w:rsidRPr="00AC225C">
        <w:rPr>
          <w:rFonts w:ascii="Arial" w:eastAsia="Times New Roman" w:cs="Calibri"/>
          <w:color w:val="00000A"/>
          <w:kern w:val="1"/>
        </w:rPr>
        <w:t>was highest for Asian/Pacific Islanders (</w:t>
      </w:r>
      <w:r w:rsidR="008141CE">
        <w:rPr>
          <w:rFonts w:ascii="Arial" w:eastAsia="Times New Roman" w:cs="Calibri"/>
          <w:color w:val="00000A"/>
          <w:kern w:val="1"/>
        </w:rPr>
        <w:t>5.6</w:t>
      </w:r>
      <w:r w:rsidRPr="00AC225C">
        <w:rPr>
          <w:rFonts w:ascii="Arial" w:eastAsia="Times New Roman" w:cs="Calibri"/>
          <w:color w:val="00000A"/>
          <w:kern w:val="1"/>
        </w:rPr>
        <w:t xml:space="preserve">%) followed by </w:t>
      </w:r>
      <w:r w:rsidR="008141CE" w:rsidRPr="00AC225C">
        <w:rPr>
          <w:rFonts w:ascii="Arial" w:eastAsia="Times New Roman" w:cs="Calibri"/>
          <w:color w:val="00000A"/>
          <w:kern w:val="1"/>
        </w:rPr>
        <w:t>non-Hispanic Black (</w:t>
      </w:r>
      <w:r w:rsidR="008141CE">
        <w:rPr>
          <w:rFonts w:ascii="Arial" w:eastAsia="Times New Roman" w:cs="Calibri"/>
          <w:color w:val="00000A"/>
          <w:kern w:val="1"/>
        </w:rPr>
        <w:t>4.5</w:t>
      </w:r>
      <w:r w:rsidR="008141CE" w:rsidRPr="00AC225C">
        <w:rPr>
          <w:rFonts w:ascii="Arial" w:eastAsia="Times New Roman" w:cs="Calibri"/>
          <w:color w:val="00000A"/>
          <w:kern w:val="1"/>
        </w:rPr>
        <w:t>%)</w:t>
      </w:r>
      <w:r w:rsidR="008141CE">
        <w:rPr>
          <w:rFonts w:ascii="Arial" w:eastAsia="Times New Roman" w:cs="Calibri"/>
          <w:color w:val="00000A"/>
          <w:kern w:val="1"/>
        </w:rPr>
        <w:t>,</w:t>
      </w:r>
      <w:r w:rsidR="008141CE" w:rsidRPr="00AC225C">
        <w:rPr>
          <w:rFonts w:ascii="Arial" w:eastAsia="Times New Roman" w:cs="Calibri"/>
          <w:color w:val="00000A"/>
          <w:kern w:val="1"/>
        </w:rPr>
        <w:t xml:space="preserve"> </w:t>
      </w:r>
      <w:r w:rsidRPr="00AC225C">
        <w:rPr>
          <w:rFonts w:ascii="Arial" w:eastAsia="Times New Roman" w:cs="Calibri"/>
          <w:color w:val="00000A"/>
          <w:kern w:val="1"/>
        </w:rPr>
        <w:t>Hispanic (</w:t>
      </w:r>
      <w:r w:rsidR="008141CE">
        <w:rPr>
          <w:rFonts w:ascii="Arial" w:eastAsia="Times New Roman" w:cs="Calibri"/>
          <w:color w:val="00000A"/>
          <w:kern w:val="1"/>
        </w:rPr>
        <w:t>4.4</w:t>
      </w:r>
      <w:r w:rsidRPr="00AC225C">
        <w:rPr>
          <w:rFonts w:ascii="Arial" w:eastAsia="Times New Roman" w:cs="Calibri"/>
          <w:color w:val="00000A"/>
          <w:kern w:val="1"/>
        </w:rPr>
        <w:t xml:space="preserve">%), and non-Hispanic </w:t>
      </w:r>
      <w:r w:rsidR="009D03A9" w:rsidRPr="00AC225C">
        <w:rPr>
          <w:rFonts w:ascii="Arial" w:eastAsia="Times New Roman" w:cs="Calibri"/>
          <w:color w:val="00000A"/>
          <w:kern w:val="1"/>
        </w:rPr>
        <w:t>W</w:t>
      </w:r>
      <w:r w:rsidRPr="00AC225C">
        <w:rPr>
          <w:rFonts w:ascii="Arial" w:eastAsia="Times New Roman" w:cs="Calibri"/>
          <w:color w:val="00000A"/>
          <w:kern w:val="1"/>
        </w:rPr>
        <w:t>hite women (</w:t>
      </w:r>
      <w:r w:rsidR="008141CE">
        <w:rPr>
          <w:rFonts w:ascii="Arial" w:eastAsia="Times New Roman" w:cs="Calibri"/>
          <w:color w:val="00000A"/>
          <w:kern w:val="1"/>
        </w:rPr>
        <w:t>4.1</w:t>
      </w:r>
      <w:r w:rsidR="007576ED" w:rsidRPr="00AC225C">
        <w:rPr>
          <w:rFonts w:ascii="Arial" w:eastAsia="Times New Roman" w:cs="Calibri"/>
          <w:color w:val="00000A"/>
          <w:kern w:val="1"/>
        </w:rPr>
        <w:t>%</w:t>
      </w:r>
      <w:r w:rsidRPr="00AC225C">
        <w:rPr>
          <w:rFonts w:ascii="Arial" w:eastAsia="Times New Roman" w:cs="Calibri"/>
          <w:color w:val="00000A"/>
          <w:kern w:val="1"/>
        </w:rPr>
        <w:t>).</w:t>
      </w:r>
      <w:r w:rsidR="00145F34">
        <w:rPr>
          <w:rFonts w:ascii="Arial" w:eastAsia="Times New Roman" w:cs="Calibri"/>
          <w:color w:val="00000A"/>
          <w:kern w:val="1"/>
        </w:rPr>
        <w:t xml:space="preserve"> </w:t>
      </w:r>
      <w:r w:rsidR="007407BB">
        <w:rPr>
          <w:rFonts w:ascii="Arial" w:eastAsia="Times New Roman" w:cs="Calibri"/>
          <w:color w:val="00000A"/>
          <w:kern w:val="1"/>
        </w:rPr>
        <w:t xml:space="preserve">The fact that non-Hispanic White women have the lowest percent of deaths due to breast cancer </w:t>
      </w:r>
      <w:r w:rsidR="00A416F2">
        <w:rPr>
          <w:rFonts w:ascii="Arial" w:eastAsia="Times New Roman"/>
          <w:color w:val="00000A"/>
          <w:kern w:val="1"/>
          <w:szCs w:val="24"/>
        </w:rPr>
        <w:t xml:space="preserve">is a recent phenomenon, with the fraction of deaths due to breast cancer for </w:t>
      </w:r>
      <w:r w:rsidR="002E6E0E">
        <w:rPr>
          <w:rFonts w:ascii="Arial" w:eastAsia="Times New Roman"/>
          <w:color w:val="00000A"/>
          <w:kern w:val="1"/>
          <w:szCs w:val="24"/>
        </w:rPr>
        <w:t xml:space="preserve">non-Hispanic </w:t>
      </w:r>
      <w:r w:rsidR="009D03A9">
        <w:rPr>
          <w:rFonts w:ascii="Arial" w:eastAsia="Times New Roman"/>
          <w:color w:val="00000A"/>
          <w:kern w:val="1"/>
          <w:szCs w:val="24"/>
        </w:rPr>
        <w:t>W</w:t>
      </w:r>
      <w:r w:rsidR="002E6E0E">
        <w:rPr>
          <w:rFonts w:ascii="Arial" w:eastAsia="Times New Roman"/>
          <w:color w:val="00000A"/>
          <w:kern w:val="1"/>
          <w:szCs w:val="24"/>
        </w:rPr>
        <w:t xml:space="preserve">hite women first surpassed by </w:t>
      </w:r>
      <w:r w:rsidR="002F0A37">
        <w:rPr>
          <w:rFonts w:ascii="Arial" w:eastAsia="Times New Roman"/>
          <w:color w:val="00000A"/>
          <w:kern w:val="1"/>
          <w:szCs w:val="24"/>
        </w:rPr>
        <w:t>Asian</w:t>
      </w:r>
      <w:r w:rsidR="00DA5CEB">
        <w:rPr>
          <w:rFonts w:ascii="Arial" w:eastAsia="Times New Roman"/>
          <w:color w:val="00000A"/>
          <w:kern w:val="1"/>
          <w:szCs w:val="24"/>
        </w:rPr>
        <w:t xml:space="preserve">/Pacific Islander </w:t>
      </w:r>
      <w:r w:rsidR="002F0A37">
        <w:rPr>
          <w:rFonts w:ascii="Arial" w:eastAsia="Times New Roman"/>
          <w:color w:val="00000A"/>
          <w:kern w:val="1"/>
          <w:szCs w:val="24"/>
        </w:rPr>
        <w:t>women</w:t>
      </w:r>
      <w:r w:rsidR="008141CE">
        <w:rPr>
          <w:rFonts w:ascii="Arial" w:eastAsia="Times New Roman"/>
          <w:color w:val="00000A"/>
          <w:kern w:val="1"/>
          <w:szCs w:val="24"/>
        </w:rPr>
        <w:t xml:space="preserve"> in 2005</w:t>
      </w:r>
      <w:r w:rsidR="002F0A37">
        <w:rPr>
          <w:rFonts w:ascii="Arial" w:eastAsia="Times New Roman"/>
          <w:color w:val="00000A"/>
          <w:kern w:val="1"/>
          <w:szCs w:val="24"/>
        </w:rPr>
        <w:t xml:space="preserve">, followed by </w:t>
      </w:r>
      <w:r w:rsidR="008141CE">
        <w:rPr>
          <w:rFonts w:ascii="Arial" w:eastAsia="Times New Roman"/>
          <w:color w:val="00000A"/>
          <w:kern w:val="1"/>
          <w:szCs w:val="24"/>
        </w:rPr>
        <w:t xml:space="preserve">non-Hispanic Black women in 2012 </w:t>
      </w:r>
      <w:r w:rsidR="002F0A37">
        <w:rPr>
          <w:rFonts w:ascii="Arial" w:eastAsia="Times New Roman"/>
          <w:color w:val="00000A"/>
          <w:kern w:val="1"/>
          <w:szCs w:val="24"/>
        </w:rPr>
        <w:t xml:space="preserve">and </w:t>
      </w:r>
      <w:r w:rsidR="002E6E0E">
        <w:rPr>
          <w:rFonts w:ascii="Arial" w:eastAsia="Times New Roman"/>
          <w:color w:val="00000A"/>
          <w:kern w:val="1"/>
          <w:szCs w:val="24"/>
        </w:rPr>
        <w:t xml:space="preserve">then </w:t>
      </w:r>
      <w:r w:rsidR="009D03A9">
        <w:rPr>
          <w:rFonts w:ascii="Arial" w:eastAsia="Times New Roman"/>
          <w:color w:val="00000A"/>
          <w:kern w:val="1"/>
          <w:szCs w:val="24"/>
        </w:rPr>
        <w:t xml:space="preserve">ultimately </w:t>
      </w:r>
      <w:r w:rsidR="008141CE">
        <w:rPr>
          <w:rFonts w:ascii="Arial" w:eastAsia="Times New Roman"/>
          <w:color w:val="00000A"/>
          <w:kern w:val="1"/>
          <w:szCs w:val="24"/>
        </w:rPr>
        <w:t xml:space="preserve">Hispanic women in 2015 </w:t>
      </w:r>
      <w:r w:rsidR="007407BB">
        <w:rPr>
          <w:rFonts w:ascii="Arial" w:eastAsia="Times New Roman"/>
          <w:color w:val="00000A"/>
          <w:kern w:val="1"/>
          <w:szCs w:val="24"/>
        </w:rPr>
        <w:t>(</w:t>
      </w:r>
      <w:r w:rsidR="008141CE" w:rsidRPr="008C0F92">
        <w:rPr>
          <w:rFonts w:ascii="Arial" w:eastAsia="Times New Roman"/>
          <w:b/>
          <w:color w:val="00000A"/>
          <w:kern w:val="1"/>
          <w:szCs w:val="24"/>
        </w:rPr>
        <w:t xml:space="preserve">Supplementary </w:t>
      </w:r>
      <w:r w:rsidR="007407BB" w:rsidRPr="008C0F92">
        <w:rPr>
          <w:rFonts w:ascii="Arial" w:eastAsia="Times New Roman"/>
          <w:b/>
          <w:color w:val="00000A"/>
          <w:kern w:val="1"/>
          <w:szCs w:val="24"/>
        </w:rPr>
        <w:t>Figure 2</w:t>
      </w:r>
      <w:r w:rsidR="007407BB">
        <w:rPr>
          <w:rFonts w:ascii="Arial" w:eastAsia="Times New Roman"/>
          <w:color w:val="00000A"/>
          <w:kern w:val="1"/>
          <w:szCs w:val="24"/>
        </w:rPr>
        <w:t>)</w:t>
      </w:r>
      <w:r w:rsidR="002E6E0E">
        <w:rPr>
          <w:rFonts w:ascii="Arial" w:eastAsia="Times New Roman"/>
          <w:color w:val="00000A"/>
          <w:kern w:val="1"/>
          <w:szCs w:val="24"/>
        </w:rPr>
        <w:t>.</w:t>
      </w:r>
    </w:p>
    <w:p w14:paraId="215E567C" w14:textId="348E4252" w:rsidR="00F52070" w:rsidRDefault="00F52070" w:rsidP="00554676">
      <w:pPr>
        <w:suppressAutoHyphens w:val="0"/>
        <w:autoSpaceDE w:val="0"/>
        <w:autoSpaceDN w:val="0"/>
        <w:adjustRightInd w:val="0"/>
        <w:spacing w:after="0" w:line="480" w:lineRule="auto"/>
        <w:rPr>
          <w:rFonts w:ascii="Arial" w:eastAsia="Times New Roman"/>
          <w:color w:val="00000A"/>
          <w:kern w:val="1"/>
          <w:szCs w:val="24"/>
        </w:rPr>
      </w:pPr>
    </w:p>
    <w:p w14:paraId="50930906" w14:textId="5DC545C5" w:rsidR="00F52070" w:rsidRPr="002E11C8" w:rsidRDefault="00F52070" w:rsidP="00554676">
      <w:pPr>
        <w:suppressAutoHyphens w:val="0"/>
        <w:autoSpaceDE w:val="0"/>
        <w:autoSpaceDN w:val="0"/>
        <w:adjustRightInd w:val="0"/>
        <w:spacing w:after="0" w:line="480" w:lineRule="auto"/>
        <w:rPr>
          <w:rFonts w:ascii="Arial" w:eastAsia="Times New Roman"/>
          <w:b/>
          <w:color w:val="00000A"/>
          <w:kern w:val="1"/>
          <w:szCs w:val="24"/>
        </w:rPr>
      </w:pPr>
      <w:r w:rsidRPr="002E11C8">
        <w:rPr>
          <w:rFonts w:ascii="Arial" w:eastAsia="Times New Roman"/>
          <w:b/>
          <w:color w:val="00000A"/>
          <w:kern w:val="1"/>
          <w:szCs w:val="24"/>
        </w:rPr>
        <w:t>Discussion</w:t>
      </w:r>
    </w:p>
    <w:p w14:paraId="1D6BF37A" w14:textId="463933E7" w:rsidR="00333AEA" w:rsidRDefault="001A5051" w:rsidP="00333AEA">
      <w:pPr>
        <w:suppressAutoHyphens w:val="0"/>
        <w:autoSpaceDE w:val="0"/>
        <w:autoSpaceDN w:val="0"/>
        <w:adjustRightInd w:val="0"/>
        <w:spacing w:after="0" w:line="480" w:lineRule="auto"/>
        <w:ind w:firstLine="720"/>
        <w:rPr>
          <w:rFonts w:ascii="Arial" w:eastAsia="Times New Roman"/>
          <w:color w:val="00000A"/>
          <w:kern w:val="1"/>
          <w:szCs w:val="24"/>
        </w:rPr>
      </w:pPr>
      <w:r>
        <w:rPr>
          <w:rFonts w:ascii="Arial" w:eastAsia="Times New Roman"/>
          <w:color w:val="00000A"/>
          <w:kern w:val="1"/>
          <w:szCs w:val="24"/>
        </w:rPr>
        <w:t xml:space="preserve">Our results agree and extend findings by Harper </w:t>
      </w:r>
      <w:r>
        <w:rPr>
          <w:rFonts w:ascii="Arial" w:eastAsia="Times New Roman"/>
          <w:color w:val="00000A"/>
          <w:kern w:val="1"/>
          <w:szCs w:val="24"/>
        </w:rPr>
        <w:fldChar w:fldCharType="begin">
          <w:fldData xml:space="preserve">PEVuZE5vdGU+PENpdGU+PEF1dGhvcj5IYXJwZXI8L0F1dGhvcj48WWVhcj4yMDA5PC9ZZWFyPjxS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</w:fldData>
        </w:fldChar>
      </w:r>
      <w:r w:rsidR="00D87473">
        <w:rPr>
          <w:rFonts w:ascii="Arial" w:eastAsia="Times New Roman"/>
          <w:color w:val="00000A"/>
          <w:kern w:val="1"/>
          <w:szCs w:val="24"/>
        </w:rPr>
        <w:instrText xml:space="preserve"> ADDIN EN.CITE </w:instrText>
      </w:r>
      <w:r w:rsidR="00D87473">
        <w:rPr>
          <w:rFonts w:ascii="Arial" w:eastAsia="Times New Roman"/>
          <w:color w:val="00000A"/>
          <w:kern w:val="1"/>
          <w:szCs w:val="24"/>
        </w:rPr>
        <w:fldChar w:fldCharType="begin">
          <w:fldData xml:space="preserve">PEVuZE5vdGU+PENpdGU+PEF1dGhvcj5IYXJwZXI8L0F1dGhvcj48WWVhcj4yMDA5PC9ZZWFyPjxS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</w:fldData>
        </w:fldChar>
      </w:r>
      <w:r w:rsidR="00D87473">
        <w:rPr>
          <w:rFonts w:ascii="Arial" w:eastAsia="Times New Roman"/>
          <w:color w:val="00000A"/>
          <w:kern w:val="1"/>
          <w:szCs w:val="24"/>
        </w:rPr>
        <w:instrText xml:space="preserve"> ADDIN EN.CITE.DATA </w:instrText>
      </w:r>
      <w:r w:rsidR="00D87473">
        <w:rPr>
          <w:rFonts w:ascii="Arial" w:eastAsia="Times New Roman"/>
          <w:color w:val="00000A"/>
          <w:kern w:val="1"/>
          <w:szCs w:val="24"/>
        </w:rPr>
      </w:r>
      <w:r w:rsidR="00D87473">
        <w:rPr>
          <w:rFonts w:ascii="Arial" w:eastAsia="Times New Roman"/>
          <w:color w:val="00000A"/>
          <w:kern w:val="1"/>
          <w:szCs w:val="24"/>
        </w:rPr>
        <w:fldChar w:fldCharType="end"/>
      </w:r>
      <w:r>
        <w:rPr>
          <w:rFonts w:ascii="Arial" w:eastAsia="Times New Roman"/>
          <w:color w:val="00000A"/>
          <w:kern w:val="1"/>
          <w:szCs w:val="24"/>
        </w:rPr>
      </w:r>
      <w:r>
        <w:rPr>
          <w:rFonts w:ascii="Arial" w:eastAsia="Times New Roman"/>
          <w:color w:val="00000A"/>
          <w:kern w:val="1"/>
          <w:szCs w:val="24"/>
        </w:rPr>
        <w:fldChar w:fldCharType="separate"/>
      </w:r>
      <w:r w:rsidR="00D87473">
        <w:rPr>
          <w:rFonts w:ascii="Arial" w:eastAsia="Times New Roman"/>
          <w:noProof/>
          <w:color w:val="00000A"/>
          <w:kern w:val="1"/>
          <w:szCs w:val="24"/>
        </w:rPr>
        <w:t>(4)</w:t>
      </w:r>
      <w:r>
        <w:rPr>
          <w:rFonts w:ascii="Arial" w:eastAsia="Times New Roman"/>
          <w:color w:val="00000A"/>
          <w:kern w:val="1"/>
          <w:szCs w:val="24"/>
        </w:rPr>
        <w:fldChar w:fldCharType="end"/>
      </w:r>
      <w:r>
        <w:rPr>
          <w:rFonts w:ascii="Arial" w:eastAsia="Times New Roman"/>
          <w:color w:val="00000A"/>
          <w:kern w:val="1"/>
          <w:szCs w:val="24"/>
        </w:rPr>
        <w:t xml:space="preserve"> that absolute racial</w:t>
      </w:r>
      <w:r w:rsidR="00C4173D">
        <w:rPr>
          <w:rFonts w:ascii="Arial" w:eastAsia="Times New Roman"/>
          <w:color w:val="00000A"/>
          <w:kern w:val="1"/>
          <w:szCs w:val="24"/>
        </w:rPr>
        <w:t xml:space="preserve"> and </w:t>
      </w:r>
      <w:r>
        <w:rPr>
          <w:rFonts w:ascii="Arial" w:eastAsia="Times New Roman"/>
          <w:color w:val="00000A"/>
          <w:kern w:val="1"/>
          <w:szCs w:val="24"/>
        </w:rPr>
        <w:t>ethnic</w:t>
      </w:r>
      <w:r w:rsidR="00C4173D">
        <w:rPr>
          <w:rFonts w:ascii="Arial" w:eastAsia="Times New Roman"/>
          <w:color w:val="00000A"/>
          <w:kern w:val="1"/>
          <w:szCs w:val="24"/>
        </w:rPr>
        <w:t xml:space="preserve"> group</w:t>
      </w:r>
      <w:r>
        <w:rPr>
          <w:rFonts w:ascii="Arial" w:eastAsia="Times New Roman"/>
          <w:color w:val="00000A"/>
          <w:kern w:val="1"/>
          <w:szCs w:val="24"/>
        </w:rPr>
        <w:t xml:space="preserve"> disparities in breast cancer have declined </w:t>
      </w:r>
      <w:r w:rsidR="002929D4">
        <w:rPr>
          <w:rFonts w:ascii="Arial" w:eastAsia="Times New Roman"/>
          <w:color w:val="00000A"/>
          <w:kern w:val="1"/>
          <w:szCs w:val="24"/>
        </w:rPr>
        <w:t xml:space="preserve">modestly </w:t>
      </w:r>
      <w:r>
        <w:rPr>
          <w:rFonts w:ascii="Arial" w:eastAsia="Times New Roman"/>
          <w:color w:val="00000A"/>
          <w:kern w:val="1"/>
          <w:szCs w:val="24"/>
        </w:rPr>
        <w:t>but relative disparities for mortality have increased</w:t>
      </w:r>
      <w:r w:rsidR="00333AEA">
        <w:rPr>
          <w:rFonts w:ascii="Arial" w:eastAsia="Times New Roman"/>
          <w:color w:val="00000A"/>
          <w:kern w:val="1"/>
          <w:szCs w:val="24"/>
        </w:rPr>
        <w:t xml:space="preserve"> over the past several decades</w:t>
      </w:r>
      <w:r>
        <w:rPr>
          <w:rFonts w:ascii="Arial" w:eastAsia="Times New Roman"/>
          <w:color w:val="00000A"/>
          <w:kern w:val="1"/>
          <w:szCs w:val="24"/>
        </w:rPr>
        <w:t xml:space="preserve">. </w:t>
      </w:r>
      <w:r w:rsidR="00552256">
        <w:rPr>
          <w:rFonts w:ascii="Arial" w:eastAsia="Times New Roman"/>
          <w:color w:val="00000A"/>
          <w:kern w:val="1"/>
          <w:szCs w:val="24"/>
        </w:rPr>
        <w:t xml:space="preserve">Mortality rates on an absolute scale including the rank-order by race and ethnicity have maintained similar patterns for over </w:t>
      </w:r>
      <w:r w:rsidR="00BD0DD0">
        <w:rPr>
          <w:rFonts w:ascii="Arial" w:eastAsia="Times New Roman"/>
          <w:color w:val="00000A"/>
          <w:kern w:val="1"/>
          <w:szCs w:val="24"/>
        </w:rPr>
        <w:t>50</w:t>
      </w:r>
      <w:r w:rsidR="00552256">
        <w:rPr>
          <w:rFonts w:ascii="Arial" w:eastAsia="Times New Roman"/>
          <w:color w:val="00000A"/>
          <w:kern w:val="1"/>
          <w:szCs w:val="24"/>
        </w:rPr>
        <w:t xml:space="preserve"> years</w:t>
      </w:r>
      <w:r w:rsidR="00604BD8">
        <w:rPr>
          <w:rFonts w:ascii="Arial" w:eastAsia="Times New Roman"/>
          <w:color w:val="00000A"/>
          <w:kern w:val="1"/>
          <w:szCs w:val="24"/>
        </w:rPr>
        <w:t>, with breast cancer mortality rates for non-Hispanic Black and White women across all ages exceeding breast cancer mortality rates for Hispanic women and Asian/Pacific Islanders</w:t>
      </w:r>
      <w:r w:rsidR="00552256">
        <w:rPr>
          <w:rFonts w:ascii="Arial" w:eastAsia="Times New Roman"/>
          <w:color w:val="00000A"/>
          <w:kern w:val="1"/>
          <w:szCs w:val="24"/>
        </w:rPr>
        <w:t xml:space="preserve">. Conversely, relative disparities have re-ordered dramatically with the proportion of non-Hispanic White women dying from breast cancer going from the </w:t>
      </w:r>
      <w:r w:rsidR="00604BD8">
        <w:rPr>
          <w:rFonts w:ascii="Arial" w:eastAsia="Times New Roman"/>
          <w:color w:val="00000A"/>
          <w:kern w:val="1"/>
          <w:szCs w:val="24"/>
        </w:rPr>
        <w:t>largest</w:t>
      </w:r>
      <w:r w:rsidR="00552256">
        <w:rPr>
          <w:rFonts w:ascii="Arial" w:eastAsia="Times New Roman"/>
          <w:color w:val="00000A"/>
          <w:kern w:val="1"/>
          <w:szCs w:val="24"/>
        </w:rPr>
        <w:t xml:space="preserve"> to the smallest proportion during 1985 to 2015. </w:t>
      </w:r>
      <w:r w:rsidR="00333AEA">
        <w:rPr>
          <w:rFonts w:ascii="Arial" w:eastAsia="Times New Roman"/>
          <w:color w:val="00000A"/>
          <w:kern w:val="1"/>
          <w:szCs w:val="24"/>
        </w:rPr>
        <w:t>Harper used population-weighted summar</w:t>
      </w:r>
      <w:r w:rsidR="00552256">
        <w:rPr>
          <w:rFonts w:ascii="Arial" w:eastAsia="Times New Roman"/>
          <w:color w:val="00000A"/>
          <w:kern w:val="1"/>
          <w:szCs w:val="24"/>
        </w:rPr>
        <w:t xml:space="preserve">y measures while we used a </w:t>
      </w:r>
      <w:r w:rsidR="00333AEA">
        <w:rPr>
          <w:rFonts w:ascii="Arial" w:eastAsia="Times New Roman"/>
          <w:color w:val="00000A"/>
          <w:kern w:val="1"/>
          <w:szCs w:val="24"/>
        </w:rPr>
        <w:t>model</w:t>
      </w:r>
      <w:r w:rsidR="00552256">
        <w:rPr>
          <w:rFonts w:ascii="Arial" w:eastAsia="Times New Roman"/>
          <w:color w:val="00000A"/>
          <w:kern w:val="1"/>
          <w:szCs w:val="24"/>
        </w:rPr>
        <w:t>ing approach t</w:t>
      </w:r>
      <w:r w:rsidR="00BD0DD0">
        <w:rPr>
          <w:rFonts w:ascii="Arial" w:eastAsia="Times New Roman"/>
          <w:color w:val="00000A"/>
          <w:kern w:val="1"/>
          <w:szCs w:val="24"/>
        </w:rPr>
        <w:t>hat</w:t>
      </w:r>
      <w:r w:rsidR="00552256">
        <w:rPr>
          <w:rFonts w:ascii="Arial" w:eastAsia="Times New Roman"/>
          <w:color w:val="00000A"/>
          <w:kern w:val="1"/>
          <w:szCs w:val="24"/>
        </w:rPr>
        <w:t xml:space="preserve"> capture</w:t>
      </w:r>
      <w:r w:rsidR="00BD0DD0">
        <w:rPr>
          <w:rFonts w:ascii="Arial" w:eastAsia="Times New Roman"/>
          <w:color w:val="00000A"/>
          <w:kern w:val="1"/>
          <w:szCs w:val="24"/>
        </w:rPr>
        <w:t>d</w:t>
      </w:r>
      <w:r w:rsidR="00552256">
        <w:rPr>
          <w:rFonts w:ascii="Arial" w:eastAsia="Times New Roman"/>
          <w:color w:val="00000A"/>
          <w:kern w:val="1"/>
          <w:szCs w:val="24"/>
        </w:rPr>
        <w:t xml:space="preserve"> the inter-dependent trends represented by birth cohort</w:t>
      </w:r>
      <w:r w:rsidR="00BD0DD0">
        <w:rPr>
          <w:rFonts w:ascii="Arial" w:eastAsia="Times New Roman"/>
          <w:color w:val="00000A"/>
          <w:kern w:val="1"/>
          <w:szCs w:val="24"/>
        </w:rPr>
        <w:t>, a</w:t>
      </w:r>
      <w:r w:rsidR="00552256">
        <w:rPr>
          <w:rFonts w:ascii="Arial" w:eastAsia="Times New Roman"/>
          <w:color w:val="00000A"/>
          <w:kern w:val="1"/>
          <w:szCs w:val="24"/>
        </w:rPr>
        <w:t>ge</w:t>
      </w:r>
      <w:r w:rsidR="00BD0DD0">
        <w:rPr>
          <w:rFonts w:ascii="Arial" w:eastAsia="Times New Roman"/>
          <w:color w:val="00000A"/>
          <w:kern w:val="1"/>
          <w:szCs w:val="24"/>
        </w:rPr>
        <w:t>,</w:t>
      </w:r>
      <w:r w:rsidR="00552256">
        <w:rPr>
          <w:rFonts w:ascii="Arial" w:eastAsia="Times New Roman"/>
          <w:color w:val="00000A"/>
          <w:kern w:val="1"/>
          <w:szCs w:val="24"/>
        </w:rPr>
        <w:t xml:space="preserve"> and year of death.</w:t>
      </w:r>
      <w:r w:rsidR="00604BD8">
        <w:rPr>
          <w:rFonts w:ascii="Arial" w:eastAsia="Times New Roman"/>
          <w:color w:val="00000A"/>
          <w:kern w:val="1"/>
          <w:szCs w:val="24"/>
        </w:rPr>
        <w:t xml:space="preserve"> While we included women of all ages (&lt;120) in our analysis, Harper </w:t>
      </w:r>
      <w:r w:rsidR="00D87473">
        <w:rPr>
          <w:rFonts w:ascii="Arial" w:eastAsia="Times New Roman"/>
          <w:color w:val="00000A"/>
          <w:kern w:val="1"/>
          <w:szCs w:val="24"/>
        </w:rPr>
        <w:fldChar w:fldCharType="begin">
          <w:fldData xml:space="preserve">PEVuZE5vdGU+PENpdGU+PEF1dGhvcj5IYXJwZXI8L0F1dGhvcj48WWVhcj4yMDA5PC9ZZWFyPjxJ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</w:fldData>
        </w:fldChar>
      </w:r>
      <w:r w:rsidR="00D87473">
        <w:rPr>
          <w:rFonts w:ascii="Arial" w:eastAsia="Times New Roman"/>
          <w:color w:val="00000A"/>
          <w:kern w:val="1"/>
          <w:szCs w:val="24"/>
        </w:rPr>
        <w:instrText xml:space="preserve"> ADDIN EN.CITE </w:instrText>
      </w:r>
      <w:r w:rsidR="00D87473">
        <w:rPr>
          <w:rFonts w:ascii="Arial" w:eastAsia="Times New Roman"/>
          <w:color w:val="00000A"/>
          <w:kern w:val="1"/>
          <w:szCs w:val="24"/>
        </w:rPr>
        <w:fldChar w:fldCharType="begin">
          <w:fldData xml:space="preserve">PEVuZE5vdGU+PENpdGU+PEF1dGhvcj5IYXJwZXI8L0F1dGhvcj48WWVhcj4yMDA5PC9ZZWFyPjxJ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</w:fldData>
        </w:fldChar>
      </w:r>
      <w:r w:rsidR="00D87473">
        <w:rPr>
          <w:rFonts w:ascii="Arial" w:eastAsia="Times New Roman"/>
          <w:color w:val="00000A"/>
          <w:kern w:val="1"/>
          <w:szCs w:val="24"/>
        </w:rPr>
        <w:instrText xml:space="preserve"> ADDIN EN.CITE.DATA </w:instrText>
      </w:r>
      <w:r w:rsidR="00D87473">
        <w:rPr>
          <w:rFonts w:ascii="Arial" w:eastAsia="Times New Roman"/>
          <w:color w:val="00000A"/>
          <w:kern w:val="1"/>
          <w:szCs w:val="24"/>
        </w:rPr>
      </w:r>
      <w:r w:rsidR="00D87473">
        <w:rPr>
          <w:rFonts w:ascii="Arial" w:eastAsia="Times New Roman"/>
          <w:color w:val="00000A"/>
          <w:kern w:val="1"/>
          <w:szCs w:val="24"/>
        </w:rPr>
        <w:fldChar w:fldCharType="end"/>
      </w:r>
      <w:r w:rsidR="00D87473">
        <w:rPr>
          <w:rFonts w:ascii="Arial" w:eastAsia="Times New Roman"/>
          <w:color w:val="00000A"/>
          <w:kern w:val="1"/>
          <w:szCs w:val="24"/>
        </w:rPr>
      </w:r>
      <w:r w:rsidR="00D87473">
        <w:rPr>
          <w:rFonts w:ascii="Arial" w:eastAsia="Times New Roman"/>
          <w:color w:val="00000A"/>
          <w:kern w:val="1"/>
          <w:szCs w:val="24"/>
        </w:rPr>
        <w:fldChar w:fldCharType="separate"/>
      </w:r>
      <w:r w:rsidR="00D87473">
        <w:rPr>
          <w:rFonts w:ascii="Arial" w:eastAsia="Times New Roman"/>
          <w:noProof/>
          <w:color w:val="00000A"/>
          <w:kern w:val="1"/>
          <w:szCs w:val="24"/>
        </w:rPr>
        <w:t>(4)</w:t>
      </w:r>
      <w:r w:rsidR="00D87473">
        <w:rPr>
          <w:rFonts w:ascii="Arial" w:eastAsia="Times New Roman"/>
          <w:color w:val="00000A"/>
          <w:kern w:val="1"/>
          <w:szCs w:val="24"/>
        </w:rPr>
        <w:fldChar w:fldCharType="end"/>
      </w:r>
      <w:r w:rsidR="00604BD8">
        <w:rPr>
          <w:rFonts w:ascii="Arial" w:eastAsia="Times New Roman"/>
          <w:color w:val="00000A"/>
          <w:kern w:val="1"/>
          <w:szCs w:val="24"/>
        </w:rPr>
        <w:t xml:space="preserve"> limited their study to women aged </w:t>
      </w:r>
      <w:r w:rsidR="00604BD8">
        <w:rPr>
          <w:rFonts w:eastAsia="Times New Roman" w:cs="Calibri"/>
          <w:color w:val="00000A"/>
          <w:kern w:val="1"/>
          <w:szCs w:val="24"/>
        </w:rPr>
        <w:t>≥</w:t>
      </w:r>
      <w:r w:rsidR="00604BD8">
        <w:rPr>
          <w:rFonts w:ascii="Arial" w:eastAsia="Times New Roman"/>
          <w:color w:val="00000A"/>
          <w:kern w:val="1"/>
          <w:szCs w:val="24"/>
        </w:rPr>
        <w:t xml:space="preserve">50 y due to their focus on mammography screening. Since the </w:t>
      </w:r>
      <w:r w:rsidR="00D0643A">
        <w:rPr>
          <w:rFonts w:ascii="Arial" w:eastAsia="Times New Roman"/>
          <w:color w:val="00000A"/>
          <w:kern w:val="1"/>
          <w:szCs w:val="24"/>
        </w:rPr>
        <w:t xml:space="preserve">average age at </w:t>
      </w:r>
      <w:r w:rsidR="00BD0DD0">
        <w:rPr>
          <w:rFonts w:ascii="Arial" w:eastAsia="Times New Roman"/>
          <w:color w:val="00000A"/>
          <w:kern w:val="1"/>
          <w:szCs w:val="24"/>
        </w:rPr>
        <w:t xml:space="preserve">breast cancer </w:t>
      </w:r>
      <w:r w:rsidR="00D0643A">
        <w:rPr>
          <w:rFonts w:ascii="Arial" w:eastAsia="Times New Roman"/>
          <w:color w:val="00000A"/>
          <w:kern w:val="1"/>
          <w:szCs w:val="24"/>
        </w:rPr>
        <w:t>diagnosis</w:t>
      </w:r>
      <w:r w:rsidR="00604BD8">
        <w:rPr>
          <w:rFonts w:ascii="Arial" w:eastAsia="Times New Roman"/>
          <w:color w:val="00000A"/>
          <w:kern w:val="1"/>
          <w:szCs w:val="24"/>
        </w:rPr>
        <w:t xml:space="preserve"> </w:t>
      </w:r>
      <w:r w:rsidR="00BD0DD0">
        <w:rPr>
          <w:rFonts w:ascii="Arial" w:eastAsia="Times New Roman"/>
          <w:color w:val="00000A"/>
          <w:kern w:val="1"/>
          <w:szCs w:val="24"/>
        </w:rPr>
        <w:t>for</w:t>
      </w:r>
      <w:r w:rsidR="00604BD8">
        <w:rPr>
          <w:rFonts w:ascii="Arial" w:eastAsia="Times New Roman"/>
          <w:color w:val="00000A"/>
          <w:kern w:val="1"/>
          <w:szCs w:val="24"/>
        </w:rPr>
        <w:t xml:space="preserve"> Black, Hispanic and Asian/Pacific Islander breast cancer cases tend</w:t>
      </w:r>
      <w:r w:rsidR="00D0643A">
        <w:rPr>
          <w:rFonts w:ascii="Arial" w:eastAsia="Times New Roman"/>
          <w:color w:val="00000A"/>
          <w:kern w:val="1"/>
          <w:szCs w:val="24"/>
        </w:rPr>
        <w:t>s</w:t>
      </w:r>
      <w:r w:rsidR="00604BD8">
        <w:rPr>
          <w:rFonts w:ascii="Arial" w:eastAsia="Times New Roman"/>
          <w:color w:val="00000A"/>
          <w:kern w:val="1"/>
          <w:szCs w:val="24"/>
        </w:rPr>
        <w:t xml:space="preserve"> to be younger than </w:t>
      </w:r>
      <w:r w:rsidR="00BD0DD0">
        <w:rPr>
          <w:rFonts w:ascii="Arial" w:eastAsia="Times New Roman"/>
          <w:color w:val="00000A"/>
          <w:kern w:val="1"/>
          <w:szCs w:val="24"/>
        </w:rPr>
        <w:t xml:space="preserve">for </w:t>
      </w:r>
      <w:r w:rsidR="00604BD8">
        <w:rPr>
          <w:rFonts w:ascii="Arial" w:eastAsia="Times New Roman"/>
          <w:color w:val="00000A"/>
          <w:kern w:val="1"/>
          <w:szCs w:val="24"/>
        </w:rPr>
        <w:t xml:space="preserve">non-Hispanic White </w:t>
      </w:r>
      <w:r w:rsidR="00D0643A">
        <w:rPr>
          <w:rFonts w:ascii="Arial" w:eastAsia="Times New Roman"/>
          <w:color w:val="00000A"/>
          <w:kern w:val="1"/>
          <w:szCs w:val="24"/>
        </w:rPr>
        <w:t xml:space="preserve">women, </w:t>
      </w:r>
      <w:r w:rsidR="00BD0DD0">
        <w:rPr>
          <w:rFonts w:ascii="Arial" w:eastAsia="Times New Roman"/>
          <w:color w:val="00000A"/>
          <w:kern w:val="1"/>
          <w:szCs w:val="24"/>
        </w:rPr>
        <w:t>a wide</w:t>
      </w:r>
      <w:r w:rsidR="00604BD8">
        <w:rPr>
          <w:rFonts w:ascii="Arial" w:eastAsia="Times New Roman"/>
          <w:color w:val="00000A"/>
          <w:kern w:val="1"/>
          <w:szCs w:val="24"/>
        </w:rPr>
        <w:t xml:space="preserve"> age range is important to consider when making comparisons </w:t>
      </w:r>
      <w:r w:rsidR="00604BD8">
        <w:rPr>
          <w:rFonts w:ascii="Arial" w:eastAsia="Times New Roman"/>
          <w:color w:val="00000A"/>
          <w:kern w:val="1"/>
          <w:szCs w:val="24"/>
        </w:rPr>
        <w:lastRenderedPageBreak/>
        <w:t>across racial and ethnic groups.</w:t>
      </w:r>
      <w:r w:rsidR="00F42328">
        <w:rPr>
          <w:rFonts w:ascii="Arial" w:eastAsia="Times New Roman"/>
          <w:color w:val="00000A"/>
          <w:kern w:val="1"/>
          <w:szCs w:val="24"/>
        </w:rPr>
        <w:t xml:space="preserve"> This point is underscored by the observation that older (</w:t>
      </w:r>
      <w:r w:rsidR="00F42328">
        <w:rPr>
          <w:rFonts w:eastAsia="Times New Roman" w:cs="Calibri"/>
          <w:color w:val="00000A"/>
          <w:kern w:val="1"/>
          <w:szCs w:val="24"/>
        </w:rPr>
        <w:t>≥</w:t>
      </w:r>
      <w:r w:rsidR="00F42328">
        <w:rPr>
          <w:rFonts w:ascii="Arial" w:eastAsia="Times New Roman"/>
          <w:color w:val="00000A"/>
          <w:kern w:val="1"/>
          <w:szCs w:val="24"/>
        </w:rPr>
        <w:t>70y) non-Hispanic White women have benefited from decreasing breast cancer mortality rates but rates have actually increased for older Asian/Pacific Islander, Hispanic, and non-Hispanic Black women.</w:t>
      </w:r>
    </w:p>
    <w:p w14:paraId="033C1407" w14:textId="7BCC7959" w:rsidR="008C6267" w:rsidRDefault="000E0B7F" w:rsidP="008C6267">
      <w:pPr>
        <w:suppressAutoHyphens w:val="0"/>
        <w:autoSpaceDE w:val="0"/>
        <w:autoSpaceDN w:val="0"/>
        <w:adjustRightInd w:val="0"/>
        <w:spacing w:after="0" w:line="480" w:lineRule="auto"/>
        <w:ind w:firstLine="720"/>
        <w:rPr>
          <w:rFonts w:ascii="Arial" w:eastAsia="Times New Roman"/>
          <w:color w:val="00000A"/>
          <w:kern w:val="1"/>
          <w:szCs w:val="24"/>
        </w:rPr>
      </w:pPr>
      <w:r>
        <w:rPr>
          <w:rFonts w:ascii="Arial" w:eastAsia="Times New Roman"/>
          <w:color w:val="00000A"/>
          <w:kern w:val="1"/>
          <w:szCs w:val="24"/>
        </w:rPr>
        <w:t xml:space="preserve">While calculations would be trivial to forecast breast cancer mortality rates into the future using the APC models developing in this study, these predictions would </w:t>
      </w:r>
      <w:r w:rsidR="00A54254">
        <w:rPr>
          <w:rFonts w:ascii="Arial" w:eastAsia="Times New Roman"/>
          <w:color w:val="00000A"/>
          <w:kern w:val="1"/>
          <w:szCs w:val="24"/>
        </w:rPr>
        <w:t xml:space="preserve">be </w:t>
      </w:r>
      <w:r>
        <w:rPr>
          <w:rFonts w:ascii="Arial" w:eastAsia="Times New Roman"/>
          <w:color w:val="00000A"/>
          <w:kern w:val="1"/>
          <w:szCs w:val="24"/>
        </w:rPr>
        <w:t>surrounded by large error for at least two reasons. First, the coronavirus disease 2019 (COVID-19) pandemic has dramatically increased deaths from flu-like illness worldwide.</w:t>
      </w:r>
      <w:r w:rsidR="00A54254">
        <w:rPr>
          <w:rFonts w:ascii="Arial" w:eastAsia="Times New Roman"/>
          <w:color w:val="00000A"/>
          <w:kern w:val="1"/>
          <w:szCs w:val="24"/>
        </w:rPr>
        <w:t xml:space="preserve"> Deaths reported to the </w:t>
      </w:r>
      <w:r w:rsidR="007F293D">
        <w:rPr>
          <w:rFonts w:ascii="Arial" w:eastAsia="Times New Roman"/>
          <w:color w:val="00000A"/>
          <w:kern w:val="1"/>
          <w:szCs w:val="24"/>
        </w:rPr>
        <w:t xml:space="preserve">US </w:t>
      </w:r>
      <w:r w:rsidR="00A54254">
        <w:rPr>
          <w:rFonts w:ascii="Arial" w:eastAsia="Times New Roman"/>
          <w:color w:val="00000A"/>
          <w:kern w:val="1"/>
          <w:szCs w:val="24"/>
        </w:rPr>
        <w:t xml:space="preserve">Centers for Disease Control by May 23, 2020 due to COVID-19 among females (44,823) exceeded the expected total number of deaths due to breast cancer among females in the US for the entire year (42,170) </w:t>
      </w:r>
      <w:r w:rsidR="00277B7E">
        <w:rPr>
          <w:rFonts w:ascii="Arial" w:eastAsia="Times New Roman"/>
          <w:color w:val="00000A"/>
          <w:kern w:val="1"/>
          <w:szCs w:val="24"/>
        </w:rPr>
        <w:fldChar w:fldCharType="begin"/>
      </w:r>
      <w:r w:rsidR="00277B7E">
        <w:rPr>
          <w:rFonts w:ascii="Arial" w:eastAsia="Times New Roman"/>
          <w:color w:val="00000A"/>
          <w:kern w:val="1"/>
          <w:szCs w:val="24"/>
        </w:rPr>
        <w:instrText xml:space="preserve"> ADDIN EN.CITE &lt;EndNote&gt;&lt;Cite&gt;&lt;Author&gt;Siegel&lt;/Author&gt;&lt;Year&gt;2020&lt;/Year&gt;&lt;IDText&gt;Cancer statistics, 2020&lt;/IDText&gt;&lt;DisplayText&gt;(1,28)&lt;/DisplayText&gt;&lt;record&gt;&lt;dates&gt;&lt;pub-dates&gt;&lt;date&gt;Jan&lt;/date&gt;&lt;/pub-dates&gt;&lt;year&gt;2020&lt;/year&gt;&lt;/dates&gt;&lt;keywords&gt;&lt;keyword&gt;cancer cases&lt;/keyword&gt;&lt;keyword&gt;cancer statistics&lt;/keyword&gt;&lt;keyword&gt;death rates&lt;/keyword&gt;&lt;keyword&gt;incidence&lt;/keyword&gt;&lt;keyword&gt;mortality&lt;/keyword&gt;&lt;/keywords&gt;&lt;urls&gt;&lt;related-urls&gt;&lt;url&gt;https://www.ncbi.nlm.nih.gov/pubmed/31912902&lt;/url&gt;&lt;/related-urls&gt;&lt;/urls&gt;&lt;isbn&gt;1542-4863&lt;/isbn&gt;&lt;titles&gt;&lt;title&gt;Cancer statistics, 2020&lt;/title&gt;&lt;secondary-title&gt;CA Cancer J Clin&lt;/secondary-title&gt;&lt;/titles&gt;&lt;pages&gt;7-30&lt;/pages&gt;&lt;number&gt;1&lt;/number&gt;&lt;contributors&gt;&lt;authors&gt;&lt;author&gt;Siegel, R. L.&lt;/author&gt;&lt;author&gt;Miller, K. D.&lt;/author&gt;&lt;author&gt;Jemal, A.&lt;/author&gt;&lt;/authors&gt;&lt;/contributors&gt;&lt;edition&gt;2020/01/08&lt;/edition&gt;&lt;language&gt;eng&lt;/language&gt;&lt;added-date format="utc"&gt;1593474447&lt;/added-date&gt;&lt;ref-type name="Journal Article"&gt;17&lt;/ref-type&gt;&lt;rec-number&gt;6024&lt;/rec-number&gt;&lt;last-updated-date format="utc"&gt;1593474447&lt;/last-updated-date&gt;&lt;accession-num&gt;31912902&lt;/accession-num&gt;&lt;electronic-resource-num&gt;10.3322/caac.21590&lt;/electronic-resource-num&gt;&lt;volume&gt;70&lt;/volume&gt;&lt;/record&gt;&lt;/Cite&gt;&lt;Cite&gt;&lt;Author&gt;National Center for Health Statistics&lt;/Author&gt;&lt;Year&gt;2020. Available at: https://www.cdc.gov/nchs/nvss/vsrr/covid_weekly/&lt;/Year&gt;&lt;IDText&gt;Provisional COVID-19 death counts by sex, age, and week&lt;/IDText&gt;&lt;record&gt;&lt;titles&gt;&lt;title&gt;Provisional COVID-19 death counts by sex, age, and week&lt;/title&gt;&lt;/titles&gt;&lt;contributors&gt;&lt;authors&gt;&lt;author&gt;National Center for Health Statistics,&lt;/author&gt;&lt;/authors&gt;&lt;/contributors&gt;&lt;edition&gt;Accessed 6/24/2020&lt;/edition&gt;&lt;added-date format="utc"&gt;1593474944&lt;/added-date&gt;&lt;ref-type name="Online Database"&gt;45&lt;/ref-type&gt;&lt;dates&gt;&lt;year&gt;2020. Available at: https://www.cdc.gov/nchs/nvss/vsrr/covid_weekly/&lt;/year&gt;&lt;/dates&gt;&lt;rec-number&gt;6026&lt;/rec-number&gt;&lt;last-updated-date format="utc"&gt;1593475102&lt;/last-updated-date&gt;&lt;/record&gt;&lt;/Cite&gt;&lt;/EndNote&gt;</w:instrText>
      </w:r>
      <w:r w:rsidR="00277B7E">
        <w:rPr>
          <w:rFonts w:ascii="Arial" w:eastAsia="Times New Roman"/>
          <w:color w:val="00000A"/>
          <w:kern w:val="1"/>
          <w:szCs w:val="24"/>
        </w:rPr>
        <w:fldChar w:fldCharType="separate"/>
      </w:r>
      <w:r w:rsidR="00277B7E">
        <w:rPr>
          <w:rFonts w:ascii="Arial" w:eastAsia="Times New Roman"/>
          <w:noProof/>
          <w:color w:val="00000A"/>
          <w:kern w:val="1"/>
          <w:szCs w:val="24"/>
        </w:rPr>
        <w:t>(1,28)</w:t>
      </w:r>
      <w:r w:rsidR="00277B7E">
        <w:rPr>
          <w:rFonts w:ascii="Arial" w:eastAsia="Times New Roman"/>
          <w:color w:val="00000A"/>
          <w:kern w:val="1"/>
          <w:szCs w:val="24"/>
        </w:rPr>
        <w:fldChar w:fldCharType="end"/>
      </w:r>
      <w:r w:rsidR="00A54254">
        <w:rPr>
          <w:rFonts w:ascii="Arial" w:eastAsia="Times New Roman"/>
          <w:color w:val="00000A"/>
          <w:kern w:val="1"/>
          <w:szCs w:val="24"/>
        </w:rPr>
        <w:t xml:space="preserve">. </w:t>
      </w:r>
      <w:r w:rsidR="007C2488">
        <w:rPr>
          <w:rFonts w:ascii="Arial" w:eastAsia="Times New Roman"/>
          <w:color w:val="00000A"/>
          <w:kern w:val="1"/>
          <w:szCs w:val="24"/>
        </w:rPr>
        <w:t>D</w:t>
      </w:r>
      <w:r w:rsidR="00A54254">
        <w:rPr>
          <w:rFonts w:ascii="Arial" w:eastAsia="Times New Roman"/>
          <w:color w:val="00000A"/>
          <w:kern w:val="1"/>
          <w:szCs w:val="24"/>
        </w:rPr>
        <w:t xml:space="preserve">elays in breast cancer diagnosis and treatment </w:t>
      </w:r>
      <w:r w:rsidR="007C2488">
        <w:rPr>
          <w:rFonts w:ascii="Arial" w:eastAsia="Times New Roman"/>
          <w:color w:val="00000A"/>
          <w:kern w:val="1"/>
          <w:szCs w:val="24"/>
        </w:rPr>
        <w:t xml:space="preserve">due </w:t>
      </w:r>
      <w:r w:rsidR="00A54254">
        <w:rPr>
          <w:rFonts w:ascii="Arial" w:eastAsia="Times New Roman"/>
          <w:color w:val="00000A"/>
          <w:kern w:val="1"/>
          <w:szCs w:val="24"/>
        </w:rPr>
        <w:t xml:space="preserve">to COVID-19-related closures and reallocation of health care personnel and resources are predicted to lead to over 5,300 breast cancer deaths by the year 2030 </w:t>
      </w:r>
      <w:r w:rsidR="00544722">
        <w:rPr>
          <w:rFonts w:ascii="Arial" w:eastAsia="Times New Roman"/>
          <w:color w:val="00000A"/>
          <w:kern w:val="1"/>
          <w:szCs w:val="24"/>
        </w:rPr>
        <w:fldChar w:fldCharType="begin"/>
      </w:r>
      <w:r w:rsidR="00277B7E">
        <w:rPr>
          <w:rFonts w:ascii="Arial" w:eastAsia="Times New Roman"/>
          <w:color w:val="00000A"/>
          <w:kern w:val="1"/>
          <w:szCs w:val="24"/>
        </w:rPr>
        <w:instrText xml:space="preserve"> ADDIN EN.CITE &lt;EndNote&gt;&lt;Cite&gt;&lt;Author&gt;Sharpless&lt;/Author&gt;&lt;Year&gt;2020&lt;/Year&gt;&lt;IDText&gt;COVID-19 and cancer&lt;/IDText&gt;&lt;DisplayText&gt;(29)&lt;/DisplayText&gt;&lt;record&gt;&lt;dates&gt;&lt;pub-dates&gt;&lt;date&gt;06&lt;/date&gt;&lt;/pub-dates&gt;&lt;year&gt;2020&lt;/year&gt;&lt;/dates&gt;&lt;keywords&gt;&lt;keyword&gt;Betacoronavirus&lt;/keyword&gt;&lt;keyword&gt;Breast Neoplasms&lt;/keyword&gt;&lt;keyword&gt;Colorectal Neoplasms&lt;/keyword&gt;&lt;keyword&gt;Coronavirus Infections&lt;/keyword&gt;&lt;keyword&gt;Forecasting&lt;/keyword&gt;&lt;keyword&gt;Humans&lt;/keyword&gt;&lt;keyword&gt;Models, Theoretical&lt;/keyword&gt;&lt;keyword&gt;Neoplasms&lt;/keyword&gt;&lt;keyword&gt;Pandemics&lt;/keyword&gt;&lt;keyword&gt;Pneumonia, Viral&lt;/keyword&gt;&lt;keyword&gt;United States&lt;/keyword&gt;&lt;/keywords&gt;&lt;urls&gt;&lt;related-urls&gt;&lt;url&gt;https://www.ncbi.nlm.nih.gov/pubmed/32554570&lt;/url&gt;&lt;/related-urls&gt;&lt;/urls&gt;&lt;isbn&gt;1095-9203&lt;/isbn&gt;&lt;titles&gt;&lt;title&gt;COVID-19 and cancer&lt;/title&gt;&lt;secondary-title&gt;Science&lt;/secondary-title&gt;&lt;/titles&gt;&lt;pages&gt;1290&lt;/pages&gt;&lt;number&gt;6497&lt;/number&gt;&lt;contributors&gt;&lt;authors&gt;&lt;author&gt;Sharpless, N. E.&lt;/author&gt;&lt;/authors&gt;&lt;/contributors&gt;&lt;language&gt;eng&lt;/language&gt;&lt;added-date format="utc"&gt;1593474644&lt;/added-date&gt;&lt;ref-type name="Journal Article"&gt;17&lt;/ref-type&gt;&lt;rec-number&gt;6025&lt;/rec-number&gt;&lt;last-updated-date format="utc"&gt;1593474644&lt;/last-updated-date&gt;&lt;accession-num&gt;32554570&lt;/accession-num&gt;&lt;electronic-resource-num&gt;10.1126/science.abd3377&lt;/electronic-resource-num&gt;&lt;volume&gt;368&lt;/volume&gt;&lt;/record&gt;&lt;/Cite&gt;&lt;/EndNote&gt;</w:instrText>
      </w:r>
      <w:r w:rsidR="00544722">
        <w:rPr>
          <w:rFonts w:ascii="Arial" w:eastAsia="Times New Roman"/>
          <w:color w:val="00000A"/>
          <w:kern w:val="1"/>
          <w:szCs w:val="24"/>
        </w:rPr>
        <w:fldChar w:fldCharType="separate"/>
      </w:r>
      <w:r w:rsidR="00277B7E">
        <w:rPr>
          <w:rFonts w:ascii="Arial" w:eastAsia="Times New Roman"/>
          <w:noProof/>
          <w:color w:val="00000A"/>
          <w:kern w:val="1"/>
          <w:szCs w:val="24"/>
        </w:rPr>
        <w:t>(29)</w:t>
      </w:r>
      <w:r w:rsidR="00544722">
        <w:rPr>
          <w:rFonts w:ascii="Arial" w:eastAsia="Times New Roman"/>
          <w:color w:val="00000A"/>
          <w:kern w:val="1"/>
          <w:szCs w:val="24"/>
        </w:rPr>
        <w:fldChar w:fldCharType="end"/>
      </w:r>
      <w:r w:rsidR="00A54254">
        <w:rPr>
          <w:rFonts w:ascii="Arial" w:eastAsia="Times New Roman"/>
          <w:color w:val="00000A"/>
          <w:kern w:val="1"/>
          <w:szCs w:val="24"/>
        </w:rPr>
        <w:t xml:space="preserve">; these predictions are based on hypothesized impacts on breast cancer care (e.g., 75% reduction in mammography screening for 6 months) since nationally representative empirical data will not be available for some time. Second, and conversely, </w:t>
      </w:r>
      <w:r w:rsidR="007C2488">
        <w:rPr>
          <w:rFonts w:ascii="Arial" w:eastAsia="Times New Roman"/>
          <w:color w:val="00000A"/>
          <w:kern w:val="1"/>
          <w:szCs w:val="24"/>
        </w:rPr>
        <w:t xml:space="preserve">emerging </w:t>
      </w:r>
      <w:r w:rsidR="00A54254">
        <w:rPr>
          <w:rFonts w:ascii="Arial" w:eastAsia="Times New Roman"/>
          <w:color w:val="00000A"/>
          <w:kern w:val="1"/>
          <w:szCs w:val="24"/>
        </w:rPr>
        <w:t>advances in breast cancer screening and treatment are expected to</w:t>
      </w:r>
      <w:r w:rsidR="00AC2DBB">
        <w:rPr>
          <w:rFonts w:ascii="Arial" w:eastAsia="Times New Roman"/>
          <w:color w:val="00000A"/>
          <w:kern w:val="1"/>
          <w:szCs w:val="24"/>
        </w:rPr>
        <w:t xml:space="preserve"> continue to</w:t>
      </w:r>
      <w:r w:rsidR="00A54254">
        <w:rPr>
          <w:rFonts w:ascii="Arial" w:eastAsia="Times New Roman"/>
          <w:color w:val="00000A"/>
          <w:kern w:val="1"/>
          <w:szCs w:val="24"/>
        </w:rPr>
        <w:t xml:space="preserve"> improve survival</w:t>
      </w:r>
      <w:r w:rsidR="00AC2DBB">
        <w:rPr>
          <w:rFonts w:ascii="Arial" w:eastAsia="Times New Roman"/>
          <w:color w:val="00000A"/>
          <w:kern w:val="1"/>
          <w:szCs w:val="24"/>
        </w:rPr>
        <w:t xml:space="preserve"> after a breast cancer diagnosis</w:t>
      </w:r>
      <w:r w:rsidR="00A54254">
        <w:rPr>
          <w:rFonts w:ascii="Arial" w:eastAsia="Times New Roman"/>
          <w:color w:val="00000A"/>
          <w:kern w:val="1"/>
          <w:szCs w:val="24"/>
        </w:rPr>
        <w:t>.</w:t>
      </w:r>
      <w:r w:rsidR="00AC2DBB">
        <w:rPr>
          <w:rFonts w:ascii="Arial" w:eastAsia="Times New Roman"/>
          <w:color w:val="00000A"/>
          <w:kern w:val="1"/>
          <w:szCs w:val="24"/>
        </w:rPr>
        <w:t xml:space="preserve"> Increased efforts will be necessary to ensure that new </w:t>
      </w:r>
      <w:r w:rsidR="00A52972">
        <w:rPr>
          <w:rFonts w:ascii="Arial" w:eastAsia="Times New Roman"/>
          <w:color w:val="00000A"/>
          <w:kern w:val="1"/>
          <w:szCs w:val="24"/>
        </w:rPr>
        <w:t>approaches</w:t>
      </w:r>
      <w:r w:rsidR="00AC2DBB">
        <w:rPr>
          <w:rFonts w:ascii="Arial" w:eastAsia="Times New Roman"/>
          <w:color w:val="00000A"/>
          <w:kern w:val="1"/>
          <w:szCs w:val="24"/>
        </w:rPr>
        <w:t>, for example, abbreviated magnetic resonance imaging for breast cancer screening and molecularly-targeted breast cancer therapies, benefit women of all racial and ethnic groups.</w:t>
      </w:r>
    </w:p>
    <w:p w14:paraId="36ACBC91" w14:textId="5DA914A3" w:rsidR="002B3D13" w:rsidRDefault="007C2488" w:rsidP="002B3D13">
      <w:pPr>
        <w:suppressAutoHyphens w:val="0"/>
        <w:autoSpaceDE w:val="0"/>
        <w:autoSpaceDN w:val="0"/>
        <w:adjustRightInd w:val="0"/>
        <w:spacing w:after="0" w:line="480" w:lineRule="auto"/>
        <w:ind w:firstLine="720"/>
        <w:rPr>
          <w:rFonts w:ascii="Arial" w:eastAsia="Times New Roman"/>
          <w:color w:val="00000A"/>
          <w:kern w:val="1"/>
          <w:szCs w:val="24"/>
        </w:rPr>
      </w:pPr>
      <w:r>
        <w:rPr>
          <w:rFonts w:ascii="Arial" w:eastAsia="Times New Roman"/>
          <w:color w:val="00000A"/>
          <w:kern w:val="1"/>
          <w:szCs w:val="24"/>
        </w:rPr>
        <w:t xml:space="preserve">This study extends work by our group and others that describe breast cancer mortality rates by age, period and cohort, </w:t>
      </w:r>
      <w:r w:rsidR="00D2568E">
        <w:rPr>
          <w:rFonts w:ascii="Arial" w:eastAsia="Times New Roman"/>
          <w:color w:val="00000A"/>
          <w:kern w:val="1"/>
          <w:szCs w:val="24"/>
        </w:rPr>
        <w:t>for the purpose of</w:t>
      </w:r>
      <w:r>
        <w:rPr>
          <w:rFonts w:ascii="Arial" w:eastAsia="Times New Roman"/>
          <w:color w:val="00000A"/>
          <w:kern w:val="1"/>
          <w:szCs w:val="24"/>
        </w:rPr>
        <w:t xml:space="preserve"> </w:t>
      </w:r>
      <w:r w:rsidR="00D2568E">
        <w:rPr>
          <w:rFonts w:ascii="Arial" w:eastAsia="Times New Roman"/>
          <w:color w:val="00000A"/>
          <w:kern w:val="1"/>
          <w:szCs w:val="24"/>
        </w:rPr>
        <w:t>facilitating</w:t>
      </w:r>
      <w:r>
        <w:rPr>
          <w:rFonts w:ascii="Arial" w:eastAsia="Times New Roman"/>
          <w:color w:val="00000A"/>
          <w:kern w:val="1"/>
          <w:szCs w:val="24"/>
        </w:rPr>
        <w:t xml:space="preserve"> identification of etiologic factors </w:t>
      </w:r>
      <w:r w:rsidR="00D2568E">
        <w:rPr>
          <w:rFonts w:ascii="Arial" w:eastAsia="Times New Roman"/>
          <w:color w:val="00000A"/>
          <w:kern w:val="1"/>
          <w:szCs w:val="24"/>
        </w:rPr>
        <w:t xml:space="preserve">and healthcare interventions </w:t>
      </w:r>
      <w:r>
        <w:rPr>
          <w:rFonts w:ascii="Arial" w:eastAsia="Times New Roman"/>
          <w:color w:val="00000A"/>
          <w:kern w:val="1"/>
          <w:szCs w:val="24"/>
        </w:rPr>
        <w:t xml:space="preserve">influencing disease burden </w:t>
      </w:r>
      <w:r>
        <w:rPr>
          <w:rFonts w:ascii="Arial" w:eastAsia="Times New Roman"/>
          <w:color w:val="00000A"/>
          <w:kern w:val="1"/>
          <w:szCs w:val="24"/>
        </w:rPr>
        <w:fldChar w:fldCharType="begin">
          <w:fldData xml:space="preserve">PEVuZE5vdGU+PENpdGU+PEF1dGhvcj5HYW5nbm9uPC9BdXRob3I+PFllYXI+MjAxODwvWWVhcj48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</w:fldData>
        </w:fldChar>
      </w:r>
      <w:r>
        <w:rPr>
          <w:rFonts w:ascii="Arial" w:eastAsia="Times New Roman"/>
          <w:color w:val="00000A"/>
          <w:kern w:val="1"/>
          <w:szCs w:val="24"/>
        </w:rPr>
        <w:instrText xml:space="preserve"> ADDIN EN.CITE </w:instrText>
      </w:r>
      <w:r>
        <w:rPr>
          <w:rFonts w:ascii="Arial" w:eastAsia="Times New Roman"/>
          <w:color w:val="00000A"/>
          <w:kern w:val="1"/>
          <w:szCs w:val="24"/>
        </w:rPr>
        <w:fldChar w:fldCharType="begin">
          <w:fldData xml:space="preserve">PEVuZE5vdGU+PENpdGU+PEF1dGhvcj5HYW5nbm9uPC9BdXRob3I+PFllYXI+MjAxODwvWWVhcj48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</w:fldData>
        </w:fldChar>
      </w:r>
      <w:r>
        <w:rPr>
          <w:rFonts w:ascii="Arial" w:eastAsia="Times New Roman"/>
          <w:color w:val="00000A"/>
          <w:kern w:val="1"/>
          <w:szCs w:val="24"/>
        </w:rPr>
        <w:instrText xml:space="preserve"> ADDIN EN.CITE.DATA </w:instrText>
      </w:r>
      <w:r>
        <w:rPr>
          <w:rFonts w:ascii="Arial" w:eastAsia="Times New Roman"/>
          <w:color w:val="00000A"/>
          <w:kern w:val="1"/>
          <w:szCs w:val="24"/>
        </w:rPr>
      </w:r>
      <w:r>
        <w:rPr>
          <w:rFonts w:ascii="Arial" w:eastAsia="Times New Roman"/>
          <w:color w:val="00000A"/>
          <w:kern w:val="1"/>
          <w:szCs w:val="24"/>
        </w:rPr>
        <w:fldChar w:fldCharType="end"/>
      </w:r>
      <w:r>
        <w:rPr>
          <w:rFonts w:ascii="Arial" w:eastAsia="Times New Roman"/>
          <w:color w:val="00000A"/>
          <w:kern w:val="1"/>
          <w:szCs w:val="24"/>
        </w:rPr>
      </w:r>
      <w:r>
        <w:rPr>
          <w:rFonts w:ascii="Arial" w:eastAsia="Times New Roman"/>
          <w:color w:val="00000A"/>
          <w:kern w:val="1"/>
          <w:szCs w:val="24"/>
        </w:rPr>
        <w:fldChar w:fldCharType="separate"/>
      </w:r>
      <w:r>
        <w:rPr>
          <w:rFonts w:ascii="Arial" w:eastAsia="Times New Roman"/>
          <w:noProof/>
          <w:color w:val="00000A"/>
          <w:kern w:val="1"/>
          <w:szCs w:val="24"/>
        </w:rPr>
        <w:t>(18,30)</w:t>
      </w:r>
      <w:r>
        <w:rPr>
          <w:rFonts w:ascii="Arial" w:eastAsia="Times New Roman"/>
          <w:color w:val="00000A"/>
          <w:kern w:val="1"/>
          <w:szCs w:val="24"/>
        </w:rPr>
        <w:fldChar w:fldCharType="end"/>
      </w:r>
      <w:r>
        <w:rPr>
          <w:rFonts w:ascii="Arial" w:eastAsia="Times New Roman"/>
          <w:color w:val="00000A"/>
          <w:kern w:val="1"/>
          <w:szCs w:val="24"/>
        </w:rPr>
        <w:t xml:space="preserve">. </w:t>
      </w:r>
      <w:r w:rsidR="00D2568E">
        <w:rPr>
          <w:rFonts w:ascii="Arial" w:eastAsia="Times New Roman"/>
          <w:color w:val="00000A"/>
          <w:kern w:val="1"/>
          <w:szCs w:val="24"/>
        </w:rPr>
        <w:t>Unlike these previous studies, the current work describes patterns by race/ethnicity</w:t>
      </w:r>
      <w:r w:rsidR="002206D3">
        <w:rPr>
          <w:rFonts w:ascii="Arial" w:eastAsia="Times New Roman"/>
          <w:color w:val="00000A"/>
          <w:kern w:val="1"/>
          <w:szCs w:val="24"/>
        </w:rPr>
        <w:t xml:space="preserve"> rather than for all racial and ethnic groups combined</w:t>
      </w:r>
      <w:r w:rsidR="00D2568E">
        <w:rPr>
          <w:rFonts w:ascii="Arial" w:eastAsia="Times New Roman"/>
          <w:color w:val="00000A"/>
          <w:kern w:val="1"/>
          <w:szCs w:val="24"/>
        </w:rPr>
        <w:t xml:space="preserve">. However, </w:t>
      </w:r>
      <w:r w:rsidR="00BC4B33">
        <w:rPr>
          <w:rFonts w:ascii="Arial" w:eastAsia="Times New Roman"/>
          <w:color w:val="00000A"/>
          <w:kern w:val="1"/>
          <w:szCs w:val="24"/>
        </w:rPr>
        <w:t>our analysis is limited by the data available for women</w:t>
      </w:r>
      <w:r w:rsidR="008C6267">
        <w:rPr>
          <w:rFonts w:ascii="Arial" w:eastAsia="Times New Roman"/>
          <w:color w:val="00000A"/>
          <w:kern w:val="1"/>
          <w:szCs w:val="24"/>
        </w:rPr>
        <w:t xml:space="preserve"> from historically disenfranchised populations</w:t>
      </w:r>
      <w:r w:rsidR="00BC4B33">
        <w:rPr>
          <w:rFonts w:ascii="Arial" w:eastAsia="Times New Roman"/>
          <w:color w:val="00000A"/>
          <w:kern w:val="1"/>
          <w:szCs w:val="24"/>
        </w:rPr>
        <w:t xml:space="preserve">, which </w:t>
      </w:r>
      <w:r w:rsidR="00D2568E">
        <w:rPr>
          <w:rFonts w:ascii="Arial" w:eastAsia="Times New Roman"/>
          <w:color w:val="00000A"/>
          <w:kern w:val="1"/>
          <w:szCs w:val="24"/>
        </w:rPr>
        <w:t>are</w:t>
      </w:r>
      <w:r w:rsidR="00BC4B33">
        <w:rPr>
          <w:rFonts w:ascii="Arial" w:eastAsia="Times New Roman"/>
          <w:color w:val="00000A"/>
          <w:kern w:val="1"/>
          <w:szCs w:val="24"/>
        </w:rPr>
        <w:t xml:space="preserve"> subject to political, social, and cultural changes in definitions of racial</w:t>
      </w:r>
      <w:r w:rsidR="008C6267">
        <w:rPr>
          <w:rFonts w:ascii="Arial" w:eastAsia="Times New Roman"/>
          <w:color w:val="00000A"/>
          <w:kern w:val="1"/>
          <w:szCs w:val="24"/>
        </w:rPr>
        <w:t xml:space="preserve"> and ethnicity</w:t>
      </w:r>
      <w:r w:rsidR="00BC4B33">
        <w:rPr>
          <w:rFonts w:ascii="Arial" w:eastAsia="Times New Roman"/>
          <w:color w:val="00000A"/>
          <w:kern w:val="1"/>
          <w:szCs w:val="24"/>
        </w:rPr>
        <w:t xml:space="preserve"> categories and data reporting practices </w:t>
      </w:r>
      <w:r w:rsidR="00BC4B33">
        <w:rPr>
          <w:rFonts w:ascii="Arial" w:eastAsia="Times New Roman"/>
          <w:color w:val="00000A"/>
          <w:kern w:val="1"/>
          <w:szCs w:val="24"/>
        </w:rPr>
        <w:fldChar w:fldCharType="begin"/>
      </w:r>
      <w:r>
        <w:rPr>
          <w:rFonts w:ascii="Arial" w:eastAsia="Times New Roman"/>
          <w:color w:val="00000A"/>
          <w:kern w:val="1"/>
          <w:szCs w:val="24"/>
        </w:rPr>
        <w:instrText xml:space="preserve"> ADDIN EN.CITE &lt;EndNote&gt;&lt;Cite&gt;&lt;Author&gt;Pratt&lt;/Author&gt;&lt;Year&gt;Accessed December 10, 2018&lt;/Year&gt;&lt;RecNum&gt;3086&lt;/RecNum&gt;&lt;DisplayText&gt;(31)&lt;/DisplayText&gt;&lt;record&gt;&lt;rec-number&gt;3086&lt;/rec-number&gt;&lt;foreign-keys&gt;&lt;key app="EN" db-id="tape2rpadt2rxgeweaxx5r0qzze99wzatp2z" timestamp="1544469338"&gt;3086&lt;/key&gt;&lt;/foreign-keys&gt;&lt;ref-type name="Journal Article"&gt;17&lt;/ref-type&gt;&lt;contributors&gt;&lt;authors&gt;&lt;author&gt;Pratt, B. M.&lt;/author&gt;&lt;author&gt;Hixson, L.&lt;/author&gt;&lt;author&gt;Jones, N. A.&lt;/author&gt;&lt;/authors&gt;&lt;/contributors&gt;&lt;titles&gt;&lt;title&gt;Measuring race and ethnicity aross the decades, 1790-2010&lt;/title&gt;&lt;secondary-title&gt;U.S. Department of Commerce, Economics and Statistics Administration, U.S. Census Bureau. Available at: https://www.census.gov/data-tools/demo/race/MREAD_1790_2010.html&lt;/secondary-title&gt;&lt;/titles&gt;&lt;periodical&gt;&lt;full-title&gt;U.S. Department of Commerce, Economics and Statistics Administration, U.S. Census Bureau. Available at: https://www.census.gov/data-tools/demo/race/MREAD_1790_2010.html&lt;/full-title&gt;&lt;/periodical&gt;&lt;dates&gt;&lt;year&gt;Accessed December 10, 2018&lt;/year&gt;&lt;/dates&gt;&lt;urls&gt;&lt;/urls&gt;&lt;/record&gt;&lt;/Cite&gt;&lt;/EndNote&gt;</w:instrText>
      </w:r>
      <w:r w:rsidR="00BC4B33">
        <w:rPr>
          <w:rFonts w:ascii="Arial" w:eastAsia="Times New Roman"/>
          <w:color w:val="00000A"/>
          <w:kern w:val="1"/>
          <w:szCs w:val="24"/>
        </w:rPr>
        <w:fldChar w:fldCharType="separate"/>
      </w:r>
      <w:r>
        <w:rPr>
          <w:rFonts w:ascii="Arial" w:eastAsia="Times New Roman"/>
          <w:noProof/>
          <w:color w:val="00000A"/>
          <w:kern w:val="1"/>
          <w:szCs w:val="24"/>
        </w:rPr>
        <w:t>(31)</w:t>
      </w:r>
      <w:r w:rsidR="00BC4B33">
        <w:rPr>
          <w:rFonts w:ascii="Arial" w:eastAsia="Times New Roman"/>
          <w:color w:val="00000A"/>
          <w:kern w:val="1"/>
          <w:szCs w:val="24"/>
        </w:rPr>
        <w:fldChar w:fldCharType="end"/>
      </w:r>
      <w:r w:rsidR="00BC4B33">
        <w:rPr>
          <w:rFonts w:ascii="Arial" w:eastAsia="Times New Roman"/>
          <w:color w:val="00000A"/>
          <w:kern w:val="1"/>
          <w:szCs w:val="24"/>
        </w:rPr>
        <w:t>.</w:t>
      </w:r>
      <w:r w:rsidR="002F0A37">
        <w:rPr>
          <w:rFonts w:ascii="Arial" w:eastAsia="Times New Roman"/>
          <w:color w:val="00000A"/>
          <w:kern w:val="1"/>
          <w:szCs w:val="24"/>
        </w:rPr>
        <w:t xml:space="preserve"> </w:t>
      </w:r>
      <w:r w:rsidR="00543C0E">
        <w:rPr>
          <w:rFonts w:ascii="Arial" w:eastAsia="Times New Roman"/>
          <w:color w:val="00000A"/>
          <w:kern w:val="1"/>
          <w:szCs w:val="24"/>
        </w:rPr>
        <w:t xml:space="preserve">Because of the </w:t>
      </w:r>
      <w:r w:rsidR="00543C0E">
        <w:rPr>
          <w:rFonts w:ascii="Arial" w:eastAsia="Times New Roman"/>
          <w:color w:val="00000A"/>
          <w:kern w:val="1"/>
          <w:szCs w:val="24"/>
        </w:rPr>
        <w:lastRenderedPageBreak/>
        <w:t>smaller number of deaths</w:t>
      </w:r>
      <w:r w:rsidR="00A52972">
        <w:rPr>
          <w:rFonts w:ascii="Arial" w:eastAsia="Times New Roman"/>
          <w:color w:val="00000A"/>
          <w:kern w:val="1"/>
          <w:szCs w:val="24"/>
        </w:rPr>
        <w:t xml:space="preserve"> that would make confidence intervals very wide and rate estimates uninformative</w:t>
      </w:r>
      <w:r w:rsidR="00543C0E">
        <w:rPr>
          <w:rFonts w:ascii="Arial" w:eastAsia="Times New Roman"/>
          <w:color w:val="00000A"/>
          <w:kern w:val="1"/>
          <w:szCs w:val="24"/>
        </w:rPr>
        <w:t xml:space="preserve">, we did not estimate values for </w:t>
      </w:r>
      <w:r w:rsidR="00D203FB">
        <w:rPr>
          <w:rFonts w:ascii="Arial" w:eastAsia="Times New Roman"/>
          <w:color w:val="00000A"/>
          <w:kern w:val="1"/>
          <w:szCs w:val="24"/>
        </w:rPr>
        <w:t xml:space="preserve">Asian/Pacific Islanders according to </w:t>
      </w:r>
      <w:r w:rsidR="00333AEA">
        <w:rPr>
          <w:rFonts w:ascii="Arial" w:eastAsia="Times New Roman"/>
          <w:color w:val="00000A"/>
          <w:kern w:val="1"/>
          <w:szCs w:val="24"/>
        </w:rPr>
        <w:t xml:space="preserve">Hispanic </w:t>
      </w:r>
      <w:r w:rsidR="00D203FB">
        <w:rPr>
          <w:rFonts w:ascii="Arial" w:eastAsia="Times New Roman"/>
          <w:color w:val="00000A"/>
          <w:kern w:val="1"/>
          <w:szCs w:val="24"/>
        </w:rPr>
        <w:t>ethnicity</w:t>
      </w:r>
      <w:r w:rsidR="00A52972">
        <w:rPr>
          <w:rFonts w:ascii="Arial" w:eastAsia="Times New Roman"/>
          <w:color w:val="00000A"/>
          <w:kern w:val="1"/>
          <w:szCs w:val="24"/>
        </w:rPr>
        <w:t xml:space="preserve"> or for </w:t>
      </w:r>
      <w:r w:rsidR="00A52972" w:rsidRPr="00A52972">
        <w:rPr>
          <w:rFonts w:ascii="Arial" w:eastAsia="Times New Roman"/>
          <w:color w:val="00000A"/>
          <w:kern w:val="1"/>
          <w:szCs w:val="24"/>
        </w:rPr>
        <w:t>American Indian/Native Alaskan women</w:t>
      </w:r>
      <w:r w:rsidR="00D203FB">
        <w:rPr>
          <w:rFonts w:ascii="Arial" w:eastAsia="Times New Roman"/>
          <w:color w:val="00000A"/>
          <w:kern w:val="1"/>
          <w:szCs w:val="24"/>
        </w:rPr>
        <w:t xml:space="preserve">. </w:t>
      </w:r>
      <w:r w:rsidR="002F0A37">
        <w:rPr>
          <w:rFonts w:ascii="Arial" w:eastAsia="Times New Roman"/>
          <w:color w:val="00000A"/>
          <w:kern w:val="1"/>
          <w:szCs w:val="24"/>
        </w:rPr>
        <w:t>M</w:t>
      </w:r>
      <w:r w:rsidR="00BC4B33">
        <w:rPr>
          <w:rFonts w:ascii="Arial" w:eastAsia="Times New Roman"/>
          <w:color w:val="00000A"/>
          <w:kern w:val="1"/>
          <w:szCs w:val="24"/>
        </w:rPr>
        <w:t xml:space="preserve">inority women are </w:t>
      </w:r>
      <w:r w:rsidR="00A52972">
        <w:rPr>
          <w:rFonts w:ascii="Arial" w:eastAsia="Times New Roman"/>
          <w:color w:val="00000A"/>
          <w:kern w:val="1"/>
          <w:szCs w:val="24"/>
        </w:rPr>
        <w:t xml:space="preserve">more </w:t>
      </w:r>
      <w:r w:rsidR="00BC4B33">
        <w:rPr>
          <w:rFonts w:ascii="Arial" w:eastAsia="Times New Roman"/>
          <w:color w:val="00000A"/>
          <w:kern w:val="1"/>
          <w:szCs w:val="24"/>
        </w:rPr>
        <w:t xml:space="preserve">likely </w:t>
      </w:r>
      <w:r w:rsidR="00A52972">
        <w:rPr>
          <w:rFonts w:ascii="Arial" w:eastAsia="Times New Roman"/>
          <w:color w:val="00000A"/>
          <w:kern w:val="1"/>
          <w:szCs w:val="24"/>
        </w:rPr>
        <w:t xml:space="preserve">to be </w:t>
      </w:r>
      <w:r w:rsidR="00BC4B33">
        <w:rPr>
          <w:rFonts w:ascii="Arial" w:eastAsia="Times New Roman"/>
          <w:color w:val="00000A"/>
          <w:kern w:val="1"/>
          <w:szCs w:val="24"/>
        </w:rPr>
        <w:t>under-counted</w:t>
      </w:r>
      <w:r w:rsidR="00BE4B1B">
        <w:rPr>
          <w:rFonts w:ascii="Arial" w:eastAsia="Times New Roman"/>
          <w:color w:val="00000A"/>
          <w:kern w:val="1"/>
          <w:szCs w:val="24"/>
        </w:rPr>
        <w:t xml:space="preserve"> and misclassified</w:t>
      </w:r>
      <w:r w:rsidR="00A52972">
        <w:rPr>
          <w:rFonts w:ascii="Arial" w:eastAsia="Times New Roman"/>
          <w:color w:val="00000A"/>
          <w:kern w:val="1"/>
          <w:szCs w:val="24"/>
        </w:rPr>
        <w:t xml:space="preserve"> by race and ethnicity</w:t>
      </w:r>
      <w:r w:rsidR="00FD2BAC">
        <w:rPr>
          <w:rFonts w:ascii="Arial" w:eastAsia="Times New Roman"/>
          <w:color w:val="00000A"/>
          <w:kern w:val="1"/>
          <w:szCs w:val="24"/>
        </w:rPr>
        <w:t xml:space="preserve"> </w:t>
      </w:r>
      <w:r w:rsidR="00FD2BAC">
        <w:rPr>
          <w:rFonts w:ascii="Arial" w:eastAsia="Times New Roman"/>
          <w:color w:val="00000A"/>
          <w:kern w:val="1"/>
          <w:szCs w:val="24"/>
        </w:rPr>
        <w:fldChar w:fldCharType="begin">
          <w:fldData xml:space="preserve">PEVuZE5vdGU+PENpdGU+PEF1dGhvcj5Sb2JpbnNvbjwvQXV0aG9yPjxZZWFyPjE5OTM8L1llYXI+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</w:fldData>
        </w:fldChar>
      </w:r>
      <w:r>
        <w:rPr>
          <w:rFonts w:ascii="Arial" w:eastAsia="Times New Roman"/>
          <w:color w:val="00000A"/>
          <w:kern w:val="1"/>
          <w:szCs w:val="24"/>
        </w:rPr>
        <w:instrText xml:space="preserve"> ADDIN EN.CITE </w:instrText>
      </w:r>
      <w:r>
        <w:rPr>
          <w:rFonts w:ascii="Arial" w:eastAsia="Times New Roman"/>
          <w:color w:val="00000A"/>
          <w:kern w:val="1"/>
          <w:szCs w:val="24"/>
        </w:rPr>
        <w:fldChar w:fldCharType="begin">
          <w:fldData xml:space="preserve">PEVuZE5vdGU+PENpdGU+PEF1dGhvcj5Sb2JpbnNvbjwvQXV0aG9yPjxZZWFyPjE5OTM8L1llYXI+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</w:fldData>
        </w:fldChar>
      </w:r>
      <w:r>
        <w:rPr>
          <w:rFonts w:ascii="Arial" w:eastAsia="Times New Roman"/>
          <w:color w:val="00000A"/>
          <w:kern w:val="1"/>
          <w:szCs w:val="24"/>
        </w:rPr>
        <w:instrText xml:space="preserve"> ADDIN EN.CITE.DATA </w:instrText>
      </w:r>
      <w:r>
        <w:rPr>
          <w:rFonts w:ascii="Arial" w:eastAsia="Times New Roman"/>
          <w:color w:val="00000A"/>
          <w:kern w:val="1"/>
          <w:szCs w:val="24"/>
        </w:rPr>
      </w:r>
      <w:r>
        <w:rPr>
          <w:rFonts w:ascii="Arial" w:eastAsia="Times New Roman"/>
          <w:color w:val="00000A"/>
          <w:kern w:val="1"/>
          <w:szCs w:val="24"/>
        </w:rPr>
        <w:fldChar w:fldCharType="end"/>
      </w:r>
      <w:r w:rsidR="00FD2BAC">
        <w:rPr>
          <w:rFonts w:ascii="Arial" w:eastAsia="Times New Roman"/>
          <w:color w:val="00000A"/>
          <w:kern w:val="1"/>
          <w:szCs w:val="24"/>
        </w:rPr>
      </w:r>
      <w:r w:rsidR="00FD2BAC">
        <w:rPr>
          <w:rFonts w:ascii="Arial" w:eastAsia="Times New Roman"/>
          <w:color w:val="00000A"/>
          <w:kern w:val="1"/>
          <w:szCs w:val="24"/>
        </w:rPr>
        <w:fldChar w:fldCharType="separate"/>
      </w:r>
      <w:r>
        <w:rPr>
          <w:rFonts w:ascii="Arial" w:eastAsia="Times New Roman"/>
          <w:noProof/>
          <w:color w:val="00000A"/>
          <w:kern w:val="1"/>
          <w:szCs w:val="24"/>
        </w:rPr>
        <w:t>(32,3</w:t>
      </w:r>
      <w:r w:rsidR="0066034B">
        <w:rPr>
          <w:rFonts w:ascii="Arial" w:eastAsia="Times New Roman"/>
          <w:noProof/>
          <w:color w:val="00000A"/>
          <w:kern w:val="1"/>
          <w:szCs w:val="24"/>
        </w:rPr>
        <w:t>3</w:t>
      </w:r>
      <w:r>
        <w:rPr>
          <w:rFonts w:ascii="Arial" w:eastAsia="Times New Roman"/>
          <w:noProof/>
          <w:color w:val="00000A"/>
          <w:kern w:val="1"/>
          <w:szCs w:val="24"/>
        </w:rPr>
        <w:t>,34)</w:t>
      </w:r>
      <w:r w:rsidR="00FD2BAC">
        <w:rPr>
          <w:rFonts w:ascii="Arial" w:eastAsia="Times New Roman"/>
          <w:color w:val="00000A"/>
          <w:kern w:val="1"/>
          <w:szCs w:val="24"/>
        </w:rPr>
        <w:fldChar w:fldCharType="end"/>
      </w:r>
      <w:r w:rsidR="00BC4B33">
        <w:rPr>
          <w:rFonts w:ascii="Arial" w:eastAsia="Times New Roman"/>
          <w:color w:val="00000A"/>
          <w:kern w:val="1"/>
          <w:szCs w:val="24"/>
        </w:rPr>
        <w:t xml:space="preserve">. </w:t>
      </w:r>
      <w:r w:rsidR="001E55E8">
        <w:rPr>
          <w:rFonts w:ascii="Arial" w:eastAsia="Times New Roman"/>
          <w:color w:val="00000A"/>
          <w:kern w:val="1"/>
          <w:szCs w:val="24"/>
        </w:rPr>
        <w:t>Our study is also limited since</w:t>
      </w:r>
      <w:r w:rsidR="00BC4B33">
        <w:rPr>
          <w:rFonts w:ascii="Arial" w:eastAsia="Times New Roman"/>
          <w:color w:val="00000A"/>
          <w:kern w:val="1"/>
          <w:szCs w:val="24"/>
        </w:rPr>
        <w:t xml:space="preserve"> we did not examine molecular subtype</w:t>
      </w:r>
      <w:r w:rsidR="00333AEA">
        <w:rPr>
          <w:rFonts w:ascii="Arial" w:eastAsia="Times New Roman"/>
          <w:color w:val="00000A"/>
          <w:kern w:val="1"/>
          <w:szCs w:val="24"/>
        </w:rPr>
        <w:t>s</w:t>
      </w:r>
      <w:r w:rsidR="00BC4B33">
        <w:rPr>
          <w:rFonts w:ascii="Arial" w:eastAsia="Times New Roman"/>
          <w:color w:val="00000A"/>
          <w:kern w:val="1"/>
          <w:szCs w:val="24"/>
        </w:rPr>
        <w:t xml:space="preserve"> of breast cancer; distributions of breast cancer subtypes vary across racial</w:t>
      </w:r>
      <w:r w:rsidR="002F0A37">
        <w:rPr>
          <w:rFonts w:ascii="Arial" w:eastAsia="Times New Roman"/>
          <w:color w:val="00000A"/>
          <w:kern w:val="1"/>
          <w:szCs w:val="24"/>
        </w:rPr>
        <w:t>/</w:t>
      </w:r>
      <w:r w:rsidR="00BC4B33">
        <w:rPr>
          <w:rFonts w:ascii="Arial" w:eastAsia="Times New Roman"/>
          <w:color w:val="00000A"/>
          <w:kern w:val="1"/>
          <w:szCs w:val="24"/>
        </w:rPr>
        <w:t xml:space="preserve">ethnic subgroups and are associated with </w:t>
      </w:r>
      <w:r w:rsidR="00BE4B1B">
        <w:rPr>
          <w:rFonts w:ascii="Arial" w:eastAsia="Times New Roman"/>
          <w:color w:val="00000A"/>
          <w:kern w:val="1"/>
          <w:szCs w:val="24"/>
        </w:rPr>
        <w:t xml:space="preserve">different </w:t>
      </w:r>
      <w:r w:rsidR="00BC4B33">
        <w:rPr>
          <w:rFonts w:ascii="Arial" w:eastAsia="Times New Roman"/>
          <w:color w:val="00000A"/>
          <w:kern w:val="1"/>
          <w:szCs w:val="24"/>
        </w:rPr>
        <w:t>mortality patterns due to the availability of target</w:t>
      </w:r>
      <w:r w:rsidR="00BE4B1B">
        <w:rPr>
          <w:rFonts w:ascii="Arial" w:eastAsia="Times New Roman"/>
          <w:color w:val="00000A"/>
          <w:kern w:val="1"/>
          <w:szCs w:val="24"/>
        </w:rPr>
        <w:t>ed</w:t>
      </w:r>
      <w:r w:rsidR="00BC4B33">
        <w:rPr>
          <w:rFonts w:ascii="Arial" w:eastAsia="Times New Roman"/>
          <w:color w:val="00000A"/>
          <w:kern w:val="1"/>
          <w:szCs w:val="24"/>
        </w:rPr>
        <w:t xml:space="preserve"> treatments.</w:t>
      </w:r>
      <w:r w:rsidR="002B3D13">
        <w:rPr>
          <w:rFonts w:ascii="Arial" w:eastAsia="Times New Roman"/>
          <w:color w:val="00000A"/>
          <w:kern w:val="1"/>
          <w:szCs w:val="24"/>
        </w:rPr>
        <w:t xml:space="preserve"> Racial and ethnicity comparisons are critical for identifying population subgroups that experience inappropriate variation in care or comparatively poor health outcomes. However, differences between race and ethnic groups should not be assumed to reflect inherent biological distinctions or divert resources away from </w:t>
      </w:r>
      <w:r w:rsidR="001E55E8">
        <w:rPr>
          <w:rFonts w:ascii="Arial" w:eastAsia="Times New Roman"/>
          <w:color w:val="00000A"/>
          <w:kern w:val="1"/>
          <w:szCs w:val="24"/>
        </w:rPr>
        <w:t xml:space="preserve">addressing </w:t>
      </w:r>
      <w:r w:rsidR="002B3D13">
        <w:rPr>
          <w:rFonts w:ascii="Arial" w:eastAsia="Times New Roman"/>
          <w:color w:val="00000A"/>
          <w:kern w:val="1"/>
          <w:szCs w:val="24"/>
        </w:rPr>
        <w:t xml:space="preserve">the structural reasons for these differences </w:t>
      </w:r>
      <w:r w:rsidR="00FD67E4">
        <w:rPr>
          <w:rFonts w:ascii="Arial" w:eastAsia="Times New Roman"/>
          <w:color w:val="00000A"/>
          <w:kern w:val="1"/>
          <w:szCs w:val="24"/>
        </w:rPr>
        <w:fldChar w:fldCharType="begin"/>
      </w:r>
      <w:r>
        <w:rPr>
          <w:rFonts w:ascii="Arial" w:eastAsia="Times New Roman"/>
          <w:color w:val="00000A"/>
          <w:kern w:val="1"/>
          <w:szCs w:val="24"/>
        </w:rPr>
        <w:instrText xml:space="preserve"> ADDIN EN.CITE &lt;EndNote&gt;&lt;Cite&gt;&lt;Author&gt;Brawley&lt;/Author&gt;&lt;Year&gt;2016&lt;/Year&gt;&lt;IDText&gt;Some thoughts on health surveillance data, race, and population categorization&lt;/IDText&gt;&lt;DisplayText&gt;(35)&lt;/DisplayText&gt;&lt;record&gt;&lt;dates&gt;&lt;pub-dates&gt;&lt;date&gt;05&lt;/date&gt;&lt;/pub-dates&gt;&lt;year&gt;2016&lt;/year&gt;&lt;/dates&gt;&lt;keywords&gt;&lt;keyword&gt;Continental Population Groups&lt;/keyword&gt;&lt;keyword&gt;Humans&lt;/keyword&gt;&lt;keyword&gt;Population Surveillance&lt;/keyword&gt;&lt;/keywords&gt;&lt;urls&gt;&lt;related-urls&gt;&lt;url&gt;https://www.ncbi.nlm.nih.gov/pubmed/26998579&lt;/url&gt;&lt;/related-urls&gt;&lt;/urls&gt;&lt;isbn&gt;1542-4863&lt;/isbn&gt;&lt;titles&gt;&lt;title&gt;Some thoughts on health surveillance data, race, and population categorization&lt;/title&gt;&lt;secondary-title&gt;CA Cancer J Clin&lt;/secondary-title&gt;&lt;/titles&gt;&lt;pages&gt;179-81&lt;/pages&gt;&lt;number&gt;3&lt;/number&gt;&lt;contributors&gt;&lt;authors&gt;&lt;author&gt;Brawley, O. W.&lt;/author&gt;&lt;/authors&gt;&lt;/contributors&gt;&lt;edition&gt;2016/03/21&lt;/edition&gt;&lt;language&gt;eng&lt;/language&gt;&lt;added-date format="utc"&gt;1593475300&lt;/added-date&gt;&lt;ref-type name="Journal Article"&gt;17&lt;/ref-type&gt;&lt;rec-number&gt;6027&lt;/rec-number&gt;&lt;last-updated-date format="utc"&gt;1593475300&lt;/last-updated-date&gt;&lt;accession-num&gt;26998579&lt;/accession-num&gt;&lt;electronic-resource-num&gt;10.3322/caac.21346&lt;/electronic-resource-num&gt;&lt;volume&gt;66&lt;/volume&gt;&lt;/record&gt;&lt;/Cite&gt;&lt;/EndNote&gt;</w:instrText>
      </w:r>
      <w:r w:rsidR="00FD67E4">
        <w:rPr>
          <w:rFonts w:ascii="Arial" w:eastAsia="Times New Roman"/>
          <w:color w:val="00000A"/>
          <w:kern w:val="1"/>
          <w:szCs w:val="24"/>
        </w:rPr>
        <w:fldChar w:fldCharType="separate"/>
      </w:r>
      <w:r>
        <w:rPr>
          <w:rFonts w:ascii="Arial" w:eastAsia="Times New Roman"/>
          <w:noProof/>
          <w:color w:val="00000A"/>
          <w:kern w:val="1"/>
          <w:szCs w:val="24"/>
        </w:rPr>
        <w:t>(35)</w:t>
      </w:r>
      <w:r w:rsidR="00FD67E4">
        <w:rPr>
          <w:rFonts w:ascii="Arial" w:eastAsia="Times New Roman"/>
          <w:color w:val="00000A"/>
          <w:kern w:val="1"/>
          <w:szCs w:val="24"/>
        </w:rPr>
        <w:fldChar w:fldCharType="end"/>
      </w:r>
      <w:r w:rsidR="002B3D13">
        <w:rPr>
          <w:rFonts w:ascii="Arial" w:eastAsia="Times New Roman"/>
          <w:color w:val="00000A"/>
          <w:kern w:val="1"/>
          <w:szCs w:val="24"/>
        </w:rPr>
        <w:t>.</w:t>
      </w:r>
    </w:p>
    <w:p w14:paraId="5F1C09C3" w14:textId="08122594" w:rsidR="00B9297D" w:rsidRDefault="001A5051" w:rsidP="00B452FA">
      <w:pPr>
        <w:suppressAutoHyphens w:val="0"/>
        <w:autoSpaceDE w:val="0"/>
        <w:autoSpaceDN w:val="0"/>
        <w:adjustRightInd w:val="0"/>
        <w:spacing w:after="0" w:line="480" w:lineRule="auto"/>
        <w:ind w:firstLine="720"/>
        <w:rPr>
          <w:rFonts w:ascii="Arial" w:eastAsia="Times New Roman"/>
          <w:color w:val="00000A"/>
          <w:kern w:val="1"/>
          <w:szCs w:val="24"/>
        </w:rPr>
      </w:pPr>
      <w:r>
        <w:rPr>
          <w:rFonts w:ascii="Arial" w:eastAsia="Times New Roman"/>
          <w:color w:val="00000A"/>
          <w:kern w:val="1"/>
          <w:szCs w:val="24"/>
        </w:rPr>
        <w:t xml:space="preserve">Declines in overall breast cancer mortality rates </w:t>
      </w:r>
      <w:r w:rsidR="0056477E">
        <w:rPr>
          <w:rFonts w:ascii="Arial" w:eastAsia="Times New Roman"/>
          <w:color w:val="00000A"/>
          <w:kern w:val="1"/>
          <w:szCs w:val="24"/>
        </w:rPr>
        <w:t>reflect that improvements in breast cancer screening and treatment have impacted the population-level burden of breast cancer</w:t>
      </w:r>
      <w:r w:rsidR="004E0B23">
        <w:rPr>
          <w:rFonts w:ascii="Arial" w:eastAsia="Times New Roman"/>
          <w:color w:val="00000A"/>
          <w:kern w:val="1"/>
          <w:szCs w:val="24"/>
        </w:rPr>
        <w:t>,</w:t>
      </w:r>
      <w:r w:rsidR="0056477E">
        <w:rPr>
          <w:rFonts w:ascii="Arial" w:eastAsia="Times New Roman"/>
          <w:color w:val="00000A"/>
          <w:kern w:val="1"/>
          <w:szCs w:val="24"/>
        </w:rPr>
        <w:t xml:space="preserve"> but that </w:t>
      </w:r>
      <w:r w:rsidR="008C6267">
        <w:rPr>
          <w:rFonts w:ascii="Arial" w:eastAsia="Times New Roman"/>
          <w:color w:val="00000A"/>
          <w:kern w:val="1"/>
          <w:szCs w:val="24"/>
        </w:rPr>
        <w:t xml:space="preserve">racial and ethnic </w:t>
      </w:r>
      <w:r w:rsidR="0056477E">
        <w:rPr>
          <w:rFonts w:ascii="Arial" w:eastAsia="Times New Roman"/>
          <w:color w:val="00000A"/>
          <w:kern w:val="1"/>
          <w:szCs w:val="24"/>
        </w:rPr>
        <w:t>minorit</w:t>
      </w:r>
      <w:r w:rsidR="00232796">
        <w:rPr>
          <w:rFonts w:ascii="Arial" w:eastAsia="Times New Roman"/>
          <w:color w:val="00000A"/>
          <w:kern w:val="1"/>
          <w:szCs w:val="24"/>
        </w:rPr>
        <w:t>y women have benefited</w:t>
      </w:r>
      <w:r w:rsidR="0056477E">
        <w:rPr>
          <w:rFonts w:ascii="Arial" w:eastAsia="Times New Roman"/>
          <w:color w:val="00000A"/>
          <w:kern w:val="1"/>
          <w:szCs w:val="24"/>
        </w:rPr>
        <w:t xml:space="preserve"> at a slower pace</w:t>
      </w:r>
      <w:r>
        <w:rPr>
          <w:rFonts w:ascii="Arial" w:eastAsia="Times New Roman"/>
          <w:color w:val="00000A"/>
          <w:kern w:val="1"/>
          <w:szCs w:val="24"/>
        </w:rPr>
        <w:t xml:space="preserve"> than non-Hispanic </w:t>
      </w:r>
      <w:r w:rsidR="008C6267">
        <w:rPr>
          <w:rFonts w:ascii="Arial" w:eastAsia="Times New Roman"/>
          <w:color w:val="00000A"/>
          <w:kern w:val="1"/>
          <w:szCs w:val="24"/>
        </w:rPr>
        <w:t>W</w:t>
      </w:r>
      <w:r>
        <w:rPr>
          <w:rFonts w:ascii="Arial" w:eastAsia="Times New Roman"/>
          <w:color w:val="00000A"/>
          <w:kern w:val="1"/>
          <w:szCs w:val="24"/>
        </w:rPr>
        <w:t>hite women</w:t>
      </w:r>
      <w:r w:rsidR="00F42328">
        <w:rPr>
          <w:rFonts w:ascii="Arial" w:eastAsia="Times New Roman"/>
          <w:color w:val="00000A"/>
          <w:kern w:val="1"/>
          <w:szCs w:val="24"/>
        </w:rPr>
        <w:t xml:space="preserve"> especially among the oldest age groups</w:t>
      </w:r>
      <w:r w:rsidR="0056477E">
        <w:rPr>
          <w:rFonts w:ascii="Arial" w:eastAsia="Times New Roman"/>
          <w:color w:val="00000A"/>
          <w:kern w:val="1"/>
          <w:szCs w:val="24"/>
        </w:rPr>
        <w:t xml:space="preserve">. </w:t>
      </w:r>
      <w:r w:rsidR="00BE4B1B">
        <w:rPr>
          <w:rFonts w:ascii="Arial" w:eastAsia="Times New Roman"/>
          <w:color w:val="00000A"/>
          <w:kern w:val="1"/>
          <w:szCs w:val="24"/>
        </w:rPr>
        <w:t>These results also underscore that progress in reducing the burden of breast cancer depends on how this burden is measured</w:t>
      </w:r>
      <w:r>
        <w:rPr>
          <w:rFonts w:ascii="Arial" w:eastAsia="Times New Roman"/>
          <w:color w:val="00000A"/>
          <w:kern w:val="1"/>
          <w:szCs w:val="24"/>
        </w:rPr>
        <w:t xml:space="preserve">, since a relative measure of breast cancer mortality described by the proportion of all deaths attributable to breast cancer show that this proportion is now lowest for non-Hispanic </w:t>
      </w:r>
      <w:r w:rsidR="008C6267">
        <w:rPr>
          <w:rFonts w:ascii="Arial" w:eastAsia="Times New Roman"/>
          <w:color w:val="00000A"/>
          <w:kern w:val="1"/>
          <w:szCs w:val="24"/>
        </w:rPr>
        <w:t>W</w:t>
      </w:r>
      <w:r>
        <w:rPr>
          <w:rFonts w:ascii="Arial" w:eastAsia="Times New Roman"/>
          <w:color w:val="00000A"/>
          <w:kern w:val="1"/>
          <w:szCs w:val="24"/>
        </w:rPr>
        <w:t>hite women</w:t>
      </w:r>
      <w:r w:rsidR="002D5938">
        <w:rPr>
          <w:rFonts w:ascii="Arial" w:eastAsia="Times New Roman"/>
          <w:color w:val="00000A"/>
          <w:kern w:val="1"/>
          <w:szCs w:val="24"/>
        </w:rPr>
        <w:t xml:space="preserve"> </w:t>
      </w:r>
      <w:r w:rsidR="00232796">
        <w:rPr>
          <w:rFonts w:ascii="Arial" w:eastAsia="Times New Roman"/>
          <w:color w:val="00000A"/>
          <w:kern w:val="1"/>
          <w:szCs w:val="24"/>
        </w:rPr>
        <w:t xml:space="preserve">for the first time </w:t>
      </w:r>
      <w:r w:rsidR="002D5938">
        <w:rPr>
          <w:rFonts w:ascii="Arial" w:eastAsia="Times New Roman"/>
          <w:color w:val="00000A"/>
          <w:kern w:val="1"/>
          <w:szCs w:val="24"/>
        </w:rPr>
        <w:t>in 50 years</w:t>
      </w:r>
      <w:r w:rsidR="00BE4B1B">
        <w:rPr>
          <w:rFonts w:ascii="Arial" w:eastAsia="Times New Roman"/>
          <w:color w:val="00000A"/>
          <w:kern w:val="1"/>
          <w:szCs w:val="24"/>
        </w:rPr>
        <w:t>.</w:t>
      </w:r>
    </w:p>
    <w:p w14:paraId="4ADCB8CD" w14:textId="23073182" w:rsidR="00F52070" w:rsidRDefault="00F52070" w:rsidP="002E11C8">
      <w:pPr>
        <w:suppressAutoHyphens w:val="0"/>
        <w:autoSpaceDE w:val="0"/>
        <w:autoSpaceDN w:val="0"/>
        <w:adjustRightInd w:val="0"/>
        <w:spacing w:after="0" w:line="480" w:lineRule="auto"/>
        <w:rPr>
          <w:rFonts w:ascii="Arial" w:eastAsia="Times New Roman"/>
          <w:color w:val="00000A"/>
          <w:kern w:val="1"/>
          <w:szCs w:val="24"/>
        </w:rPr>
      </w:pPr>
    </w:p>
    <w:p w14:paraId="5F484006" w14:textId="5F32F34E" w:rsidR="00F52070" w:rsidRPr="002E11C8" w:rsidRDefault="00F52070" w:rsidP="002E11C8">
      <w:pPr>
        <w:suppressAutoHyphens w:val="0"/>
        <w:autoSpaceDE w:val="0"/>
        <w:autoSpaceDN w:val="0"/>
        <w:adjustRightInd w:val="0"/>
        <w:spacing w:after="0" w:line="480" w:lineRule="auto"/>
        <w:rPr>
          <w:rFonts w:ascii="Arial" w:eastAsia="Times New Roman"/>
          <w:b/>
          <w:color w:val="00000A"/>
          <w:kern w:val="1"/>
          <w:szCs w:val="24"/>
        </w:rPr>
      </w:pPr>
      <w:r w:rsidRPr="002E11C8">
        <w:rPr>
          <w:rFonts w:ascii="Arial" w:eastAsia="Times New Roman"/>
          <w:b/>
          <w:color w:val="00000A"/>
          <w:kern w:val="1"/>
          <w:szCs w:val="24"/>
        </w:rPr>
        <w:t>Data Availability Statement</w:t>
      </w:r>
    </w:p>
    <w:p w14:paraId="40ACDD8A" w14:textId="4262AC32" w:rsidR="00F52070" w:rsidRDefault="00F52070" w:rsidP="002E11C8">
      <w:pPr>
        <w:suppressAutoHyphens w:val="0"/>
        <w:autoSpaceDE w:val="0"/>
        <w:autoSpaceDN w:val="0"/>
        <w:adjustRightInd w:val="0"/>
        <w:spacing w:after="0" w:line="480" w:lineRule="auto"/>
        <w:rPr>
          <w:rFonts w:ascii="Arial" w:eastAsia="Times New Roman"/>
          <w:color w:val="00000A"/>
          <w:kern w:val="1"/>
          <w:szCs w:val="24"/>
        </w:rPr>
      </w:pPr>
      <w:r>
        <w:rPr>
          <w:rFonts w:ascii="Arial" w:eastAsia="Times New Roman"/>
          <w:color w:val="00000A"/>
          <w:kern w:val="1"/>
          <w:szCs w:val="24"/>
        </w:rPr>
        <w:t xml:space="preserve">Model </w:t>
      </w:r>
      <w:r w:rsidR="00AC225C">
        <w:rPr>
          <w:rFonts w:ascii="Arial" w:eastAsia="Times New Roman"/>
          <w:color w:val="00000A"/>
          <w:kern w:val="1"/>
          <w:szCs w:val="24"/>
        </w:rPr>
        <w:t xml:space="preserve">code and </w:t>
      </w:r>
      <w:r>
        <w:rPr>
          <w:rFonts w:ascii="Arial" w:eastAsia="Times New Roman"/>
          <w:color w:val="00000A"/>
          <w:kern w:val="1"/>
          <w:szCs w:val="24"/>
        </w:rPr>
        <w:t xml:space="preserve">output is </w:t>
      </w:r>
      <w:r w:rsidR="00AC225C">
        <w:rPr>
          <w:rFonts w:ascii="Arial" w:eastAsia="Times New Roman"/>
          <w:color w:val="00000A"/>
          <w:kern w:val="1"/>
          <w:szCs w:val="24"/>
        </w:rPr>
        <w:t xml:space="preserve">available by download </w:t>
      </w:r>
      <w:commentRangeStart w:id="48"/>
      <w:r w:rsidR="00AC225C">
        <w:rPr>
          <w:rFonts w:ascii="Arial" w:eastAsia="Times New Roman"/>
          <w:color w:val="00000A"/>
          <w:kern w:val="1"/>
          <w:szCs w:val="24"/>
        </w:rPr>
        <w:t>at</w:t>
      </w:r>
      <w:commentRangeEnd w:id="48"/>
      <w:r w:rsidR="007E2DA6">
        <w:rPr>
          <w:rStyle w:val="CommentReference"/>
        </w:rPr>
        <w:commentReference w:id="48"/>
      </w:r>
      <w:r w:rsidR="00AC225C">
        <w:rPr>
          <w:rFonts w:ascii="Arial" w:eastAsia="Times New Roman"/>
          <w:color w:val="00000A"/>
          <w:kern w:val="1"/>
          <w:szCs w:val="24"/>
        </w:rPr>
        <w:t xml:space="preserve"> </w:t>
      </w:r>
      <w:del w:id="49" w:author="Ron GANGNON" w:date="2020-07-03T15:54:00Z">
        <w:r w:rsidR="00AC225C" w:rsidDel="007E2DA6">
          <w:rPr>
            <w:rFonts w:ascii="Arial" w:eastAsia="Times New Roman"/>
            <w:color w:val="00000A"/>
            <w:kern w:val="1"/>
            <w:szCs w:val="24"/>
          </w:rPr>
          <w:delText>(Ron Gangnon</w:delText>
        </w:r>
        <w:r w:rsidR="00AC225C" w:rsidDel="007E2DA6">
          <w:rPr>
            <w:rFonts w:ascii="Arial" w:eastAsia="Times New Roman"/>
            <w:color w:val="00000A"/>
            <w:kern w:val="1"/>
            <w:szCs w:val="24"/>
          </w:rPr>
          <w:delText>’</w:delText>
        </w:r>
        <w:r w:rsidR="00AC225C" w:rsidDel="007E2DA6">
          <w:rPr>
            <w:rFonts w:ascii="Arial" w:eastAsia="Times New Roman"/>
            <w:color w:val="00000A"/>
            <w:kern w:val="1"/>
            <w:szCs w:val="24"/>
          </w:rPr>
          <w:delText>s github website)</w:delText>
        </w:r>
      </w:del>
      <w:r w:rsidR="00AC225C">
        <w:rPr>
          <w:rFonts w:ascii="Arial" w:eastAsia="Times New Roman"/>
          <w:color w:val="00000A"/>
          <w:kern w:val="1"/>
          <w:szCs w:val="24"/>
        </w:rPr>
        <w:t>.</w:t>
      </w:r>
    </w:p>
    <w:p w14:paraId="1F7BA907" w14:textId="77777777" w:rsidR="00F62A0B" w:rsidRPr="0089326B" w:rsidRDefault="00F62A0B" w:rsidP="002E11C8">
      <w:pPr>
        <w:suppressAutoHyphens w:val="0"/>
        <w:autoSpaceDE w:val="0"/>
        <w:autoSpaceDN w:val="0"/>
        <w:adjustRightInd w:val="0"/>
        <w:spacing w:after="0" w:line="480" w:lineRule="auto"/>
        <w:rPr>
          <w:rFonts w:ascii="Arial" w:eastAsia="Times New Roman"/>
          <w:color w:val="00000A"/>
          <w:kern w:val="1"/>
          <w:szCs w:val="24"/>
        </w:rPr>
      </w:pPr>
    </w:p>
    <w:p w14:paraId="3AEB0214" w14:textId="3C779EC1" w:rsidR="00930E6F" w:rsidRDefault="00F62A0B" w:rsidP="00554676">
      <w:pPr>
        <w:suppressAutoHyphens w:val="0"/>
        <w:autoSpaceDE w:val="0"/>
        <w:autoSpaceDN w:val="0"/>
        <w:adjustRightInd w:val="0"/>
        <w:spacing w:after="0" w:line="480" w:lineRule="auto"/>
        <w:rPr>
          <w:rFonts w:ascii="Arial" w:hAnsi="Arial" w:cs="Arial"/>
          <w:b/>
        </w:rPr>
      </w:pPr>
      <w:r>
        <w:rPr>
          <w:rFonts w:ascii="Arial" w:hAnsi="Arial" w:cs="Arial"/>
          <w:b/>
        </w:rPr>
        <w:t>Acknowledgements</w:t>
      </w:r>
    </w:p>
    <w:p w14:paraId="1EC74CFE" w14:textId="65BA6614" w:rsidR="00930E6F" w:rsidRPr="00930E6F" w:rsidRDefault="00930E6F" w:rsidP="002E11C8">
      <w:pPr>
        <w:suppressAutoHyphens w:val="0"/>
        <w:autoSpaceDE w:val="0"/>
        <w:autoSpaceDN w:val="0"/>
        <w:adjustRightInd w:val="0"/>
        <w:spacing w:after="0" w:line="480" w:lineRule="auto"/>
        <w:ind w:firstLine="720"/>
        <w:rPr>
          <w:rFonts w:ascii="Arial" w:hAnsi="Arial" w:cs="Arial"/>
          <w:b/>
        </w:rPr>
      </w:pPr>
      <w:r w:rsidRPr="00554676">
        <w:rPr>
          <w:rFonts w:ascii="Arial" w:hAnsi="Arial" w:cs="Arial"/>
        </w:rPr>
        <w:t>The funder has no role in the design of the study, the collection, analysis, or interpretation of the data; the writing of the manuscript; or the decision to submit the manuscript for publication.</w:t>
      </w:r>
      <w:r w:rsidRPr="00930E6F">
        <w:rPr>
          <w:rFonts w:ascii="Arial" w:hAnsi="Arial" w:cs="Arial"/>
          <w:b/>
        </w:rPr>
        <w:t xml:space="preserve"> </w:t>
      </w:r>
    </w:p>
    <w:p w14:paraId="4D6E5FF5" w14:textId="64C7E127" w:rsidR="000B7E4C" w:rsidRDefault="00930E6F" w:rsidP="002F2599">
      <w:pPr>
        <w:suppressAutoHyphens w:val="0"/>
        <w:spacing w:after="0" w:line="480" w:lineRule="auto"/>
        <w:rPr>
          <w:rFonts w:ascii="Arial" w:hAnsi="Arial" w:cs="Arial"/>
        </w:rPr>
      </w:pPr>
      <w:r>
        <w:rPr>
          <w:rFonts w:ascii="Arial" w:hAnsi="Arial" w:cs="Arial"/>
          <w:b/>
        </w:rPr>
        <w:lastRenderedPageBreak/>
        <w:tab/>
      </w:r>
      <w:r w:rsidR="006E4A9A">
        <w:rPr>
          <w:rFonts w:ascii="Arial" w:hAnsi="Arial" w:cs="Arial"/>
        </w:rPr>
        <w:t xml:space="preserve">The authors acknowledge </w:t>
      </w:r>
      <w:r w:rsidR="00554B4A">
        <w:rPr>
          <w:rFonts w:ascii="Arial" w:hAnsi="Arial" w:cs="Arial"/>
        </w:rPr>
        <w:t>Julie McGregor</w:t>
      </w:r>
      <w:r w:rsidR="006E4A9A">
        <w:rPr>
          <w:rFonts w:ascii="Arial" w:hAnsi="Arial" w:cs="Arial"/>
        </w:rPr>
        <w:t xml:space="preserve"> for study support</w:t>
      </w:r>
      <w:r>
        <w:rPr>
          <w:rFonts w:ascii="Arial" w:hAnsi="Arial" w:cs="Arial"/>
        </w:rPr>
        <w:t xml:space="preserve"> and</w:t>
      </w:r>
      <w:r w:rsidR="00554B4A">
        <w:rPr>
          <w:rFonts w:ascii="Arial" w:hAnsi="Arial" w:cs="Arial"/>
        </w:rPr>
        <w:t xml:space="preserve"> John Hampton</w:t>
      </w:r>
      <w:r w:rsidR="006E4A9A">
        <w:rPr>
          <w:rFonts w:ascii="Arial" w:hAnsi="Arial" w:cs="Arial"/>
        </w:rPr>
        <w:t xml:space="preserve"> for assistance with data</w:t>
      </w:r>
      <w:r>
        <w:rPr>
          <w:rFonts w:ascii="Arial" w:hAnsi="Arial" w:cs="Arial"/>
        </w:rPr>
        <w:t xml:space="preserve"> at the University of Wisconsin</w:t>
      </w:r>
      <w:r w:rsidR="00333AEA">
        <w:rPr>
          <w:rFonts w:ascii="Arial" w:hAnsi="Arial" w:cs="Arial"/>
        </w:rPr>
        <w:t>-Madison</w:t>
      </w:r>
      <w:r w:rsidR="00554B4A">
        <w:rPr>
          <w:rFonts w:ascii="Arial" w:hAnsi="Arial" w:cs="Arial"/>
        </w:rPr>
        <w:t xml:space="preserve">, </w:t>
      </w:r>
      <w:r w:rsidR="006E4A9A">
        <w:rPr>
          <w:rFonts w:ascii="Arial" w:hAnsi="Arial" w:cs="Arial"/>
        </w:rPr>
        <w:t xml:space="preserve">and Dr. </w:t>
      </w:r>
      <w:r w:rsidR="00554B4A">
        <w:rPr>
          <w:rFonts w:ascii="Arial" w:hAnsi="Arial" w:cs="Arial"/>
        </w:rPr>
        <w:t xml:space="preserve">Jeanne </w:t>
      </w:r>
      <w:proofErr w:type="spellStart"/>
      <w:r w:rsidR="00554B4A">
        <w:rPr>
          <w:rFonts w:ascii="Arial" w:hAnsi="Arial" w:cs="Arial"/>
        </w:rPr>
        <w:t>Mandelblatt</w:t>
      </w:r>
      <w:proofErr w:type="spellEnd"/>
      <w:r w:rsidR="006E4A9A">
        <w:rPr>
          <w:rFonts w:ascii="Arial" w:hAnsi="Arial" w:cs="Arial"/>
        </w:rPr>
        <w:t xml:space="preserve"> </w:t>
      </w:r>
      <w:r>
        <w:rPr>
          <w:rFonts w:ascii="Arial" w:hAnsi="Arial" w:cs="Arial"/>
        </w:rPr>
        <w:t xml:space="preserve">at Georgetown University </w:t>
      </w:r>
      <w:r w:rsidR="006E4A9A">
        <w:rPr>
          <w:rFonts w:ascii="Arial" w:hAnsi="Arial" w:cs="Arial"/>
        </w:rPr>
        <w:t xml:space="preserve">for her coordination of the CISNET </w:t>
      </w:r>
      <w:r w:rsidR="00333AEA">
        <w:rPr>
          <w:rFonts w:ascii="Arial" w:hAnsi="Arial" w:cs="Arial"/>
        </w:rPr>
        <w:t>Breast Working Group</w:t>
      </w:r>
      <w:r w:rsidR="006E4A9A">
        <w:rPr>
          <w:rFonts w:ascii="Arial" w:hAnsi="Arial" w:cs="Arial"/>
        </w:rPr>
        <w:t>.</w:t>
      </w:r>
    </w:p>
    <w:p w14:paraId="0FA1F921" w14:textId="7FD1EA8D" w:rsidR="00930E6F" w:rsidRDefault="00930E6F" w:rsidP="002F2599">
      <w:pPr>
        <w:suppressAutoHyphens w:val="0"/>
        <w:spacing w:after="0" w:line="480" w:lineRule="auto"/>
        <w:rPr>
          <w:rFonts w:ascii="Arial" w:hAnsi="Arial" w:cs="Arial"/>
        </w:rPr>
      </w:pPr>
    </w:p>
    <w:p w14:paraId="1E6410A0" w14:textId="08B3035F" w:rsidR="00C81262" w:rsidRDefault="00C81262" w:rsidP="002F2599">
      <w:pPr>
        <w:suppressAutoHyphens w:val="0"/>
        <w:spacing w:after="0" w:line="480" w:lineRule="auto"/>
        <w:rPr>
          <w:rFonts w:ascii="Arial" w:hAnsi="Arial" w:cs="Arial"/>
        </w:rPr>
      </w:pPr>
    </w:p>
    <w:p w14:paraId="569507F6" w14:textId="4A2E5BD7" w:rsidR="00320845" w:rsidRDefault="00320845">
      <w:pPr>
        <w:suppressAutoHyphens w:val="0"/>
        <w:spacing w:after="0" w:line="240" w:lineRule="auto"/>
        <w:rPr>
          <w:rFonts w:ascii="Arial" w:hAnsi="Arial" w:cs="Arial"/>
        </w:rPr>
      </w:pPr>
      <w:r>
        <w:rPr>
          <w:rFonts w:ascii="Arial" w:hAnsi="Arial" w:cs="Arial"/>
        </w:rPr>
        <w:br w:type="page"/>
      </w:r>
    </w:p>
    <w:p w14:paraId="6F861D32" w14:textId="2227D41E" w:rsidR="00320845" w:rsidRDefault="00453F76" w:rsidP="002F2599">
      <w:pPr>
        <w:suppressAutoHyphens w:val="0"/>
        <w:spacing w:after="0" w:line="480" w:lineRule="auto"/>
        <w:rPr>
          <w:rFonts w:ascii="Arial" w:hAnsi="Arial" w:cs="Arial"/>
        </w:rPr>
      </w:pPr>
      <w:r w:rsidRPr="00E47959">
        <w:rPr>
          <w:rFonts w:ascii="Arial" w:hAnsi="Arial" w:cs="Arial"/>
          <w:b/>
        </w:rPr>
        <w:lastRenderedPageBreak/>
        <w:t>Table 1</w:t>
      </w:r>
      <w:r>
        <w:rPr>
          <w:rFonts w:ascii="Arial" w:hAnsi="Arial" w:cs="Arial"/>
        </w:rPr>
        <w:t xml:space="preserve">. </w:t>
      </w:r>
      <w:r w:rsidR="00093E10">
        <w:rPr>
          <w:rFonts w:ascii="Arial" w:hAnsi="Arial" w:cs="Arial"/>
        </w:rPr>
        <w:t>Br</w:t>
      </w:r>
      <w:r>
        <w:rPr>
          <w:rFonts w:ascii="Arial" w:hAnsi="Arial" w:cs="Arial"/>
        </w:rPr>
        <w:t xml:space="preserve">east cancer mortality rates </w:t>
      </w:r>
      <w:r w:rsidR="00D62B3E">
        <w:rPr>
          <w:rFonts w:ascii="Arial" w:hAnsi="Arial" w:cs="Arial"/>
        </w:rPr>
        <w:t xml:space="preserve">per 100,000 women </w:t>
      </w:r>
      <w:r>
        <w:rPr>
          <w:rFonts w:ascii="Arial" w:hAnsi="Arial" w:cs="Arial"/>
        </w:rPr>
        <w:t xml:space="preserve">by </w:t>
      </w:r>
      <w:r w:rsidR="007F2027">
        <w:rPr>
          <w:rFonts w:ascii="Arial" w:hAnsi="Arial" w:cs="Arial"/>
        </w:rPr>
        <w:t>age</w:t>
      </w:r>
      <w:r w:rsidR="00BF0C4A">
        <w:rPr>
          <w:rFonts w:ascii="Arial" w:hAnsi="Arial" w:cs="Arial"/>
        </w:rPr>
        <w:t>,</w:t>
      </w:r>
      <w:r w:rsidR="007F2027">
        <w:rPr>
          <w:rFonts w:ascii="Arial" w:hAnsi="Arial" w:cs="Arial"/>
        </w:rPr>
        <w:t xml:space="preserve"> </w:t>
      </w:r>
      <w:r>
        <w:rPr>
          <w:rFonts w:ascii="Arial" w:hAnsi="Arial" w:cs="Arial"/>
        </w:rPr>
        <w:t>race/ethnicity</w:t>
      </w:r>
      <w:r w:rsidR="00BF0C4A">
        <w:rPr>
          <w:rFonts w:ascii="Arial" w:hAnsi="Arial" w:cs="Arial"/>
        </w:rPr>
        <w:t>, and calendar year</w:t>
      </w:r>
      <w:r w:rsidR="00093E10">
        <w:rPr>
          <w:rFonts w:ascii="Arial" w:hAnsi="Arial" w:cs="Arial"/>
        </w:rPr>
        <w:t xml:space="preserve"> of death</w:t>
      </w:r>
    </w:p>
    <w:tbl>
      <w:tblPr>
        <w:tblStyle w:val="ListTable1Light-Accent3"/>
        <w:tblW w:w="10440" w:type="dxa"/>
        <w:tblInd w:w="-270" w:type="dxa"/>
        <w:tblLayout w:type="fixed"/>
        <w:tblLook w:val="04A0" w:firstRow="1" w:lastRow="0" w:firstColumn="1" w:lastColumn="0" w:noHBand="0" w:noVBand="1"/>
      </w:tblPr>
      <w:tblGrid>
        <w:gridCol w:w="717"/>
        <w:gridCol w:w="2338"/>
        <w:gridCol w:w="829"/>
        <w:gridCol w:w="791"/>
        <w:gridCol w:w="720"/>
        <w:gridCol w:w="275"/>
        <w:gridCol w:w="805"/>
        <w:gridCol w:w="812"/>
        <w:gridCol w:w="723"/>
        <w:gridCol w:w="270"/>
        <w:gridCol w:w="720"/>
        <w:gridCol w:w="720"/>
        <w:gridCol w:w="720"/>
      </w:tblGrid>
      <w:tr w:rsidR="00CE51AE" w:rsidRPr="00CE76D8" w14:paraId="3E736DEF" w14:textId="77777777" w:rsidTr="00CE76D8">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17" w:type="dxa"/>
            <w:tcBorders>
              <w:top w:val="single" w:sz="4" w:space="0" w:color="auto"/>
            </w:tcBorders>
            <w:noWrap/>
          </w:tcPr>
          <w:p w14:paraId="77AB24E5" w14:textId="77777777" w:rsidR="00CE51AE" w:rsidRPr="00CE76D8" w:rsidRDefault="00CE51AE" w:rsidP="00CE51AE">
            <w:pPr>
              <w:suppressAutoHyphens w:val="0"/>
              <w:spacing w:after="0" w:line="240" w:lineRule="auto"/>
              <w:jc w:val="center"/>
              <w:rPr>
                <w:rFonts w:ascii="Arial" w:hAnsi="Arial" w:cs="Arial"/>
                <w:sz w:val="20"/>
                <w:szCs w:val="20"/>
              </w:rPr>
            </w:pPr>
          </w:p>
        </w:tc>
        <w:tc>
          <w:tcPr>
            <w:tcW w:w="2338" w:type="dxa"/>
            <w:tcBorders>
              <w:top w:val="single" w:sz="4" w:space="0" w:color="auto"/>
            </w:tcBorders>
            <w:noWrap/>
            <w:vAlign w:val="center"/>
          </w:tcPr>
          <w:p w14:paraId="7BB354FB" w14:textId="77777777" w:rsidR="00CE51AE" w:rsidRPr="00CE76D8" w:rsidRDefault="00CE51AE" w:rsidP="00CE51AE">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p>
        </w:tc>
        <w:tc>
          <w:tcPr>
            <w:tcW w:w="2340" w:type="dxa"/>
            <w:gridSpan w:val="3"/>
            <w:tcBorders>
              <w:top w:val="single" w:sz="4" w:space="0" w:color="auto"/>
            </w:tcBorders>
            <w:noWrap/>
            <w:vAlign w:val="center"/>
          </w:tcPr>
          <w:p w14:paraId="63DE6209" w14:textId="5B50A3C1" w:rsidR="00CE51AE" w:rsidRPr="00CE76D8" w:rsidRDefault="00CE51AE" w:rsidP="00CE76D8">
            <w:pPr>
              <w:suppressAutoHyphens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b w:val="0"/>
                <w:sz w:val="20"/>
                <w:szCs w:val="20"/>
              </w:rPr>
              <w:t>1978</w:t>
            </w:r>
          </w:p>
        </w:tc>
        <w:tc>
          <w:tcPr>
            <w:tcW w:w="275" w:type="dxa"/>
            <w:tcBorders>
              <w:top w:val="single" w:sz="4" w:space="0" w:color="auto"/>
            </w:tcBorders>
            <w:noWrap/>
            <w:vAlign w:val="center"/>
          </w:tcPr>
          <w:p w14:paraId="6563E53C" w14:textId="77777777" w:rsidR="00CE51AE" w:rsidRPr="00CE76D8" w:rsidRDefault="00CE51AE" w:rsidP="00CE76D8">
            <w:pPr>
              <w:suppressAutoHyphens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
        </w:tc>
        <w:tc>
          <w:tcPr>
            <w:tcW w:w="2340" w:type="dxa"/>
            <w:gridSpan w:val="3"/>
            <w:tcBorders>
              <w:top w:val="single" w:sz="4" w:space="0" w:color="auto"/>
            </w:tcBorders>
            <w:noWrap/>
            <w:vAlign w:val="center"/>
          </w:tcPr>
          <w:p w14:paraId="4D6EFE70" w14:textId="60FBE6A2" w:rsidR="00CE51AE" w:rsidRPr="00CE76D8" w:rsidRDefault="00CE51AE" w:rsidP="00CE76D8">
            <w:pPr>
              <w:suppressAutoHyphens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b w:val="0"/>
                <w:sz w:val="20"/>
                <w:szCs w:val="20"/>
              </w:rPr>
              <w:t>1998</w:t>
            </w:r>
          </w:p>
        </w:tc>
        <w:tc>
          <w:tcPr>
            <w:tcW w:w="270" w:type="dxa"/>
            <w:tcBorders>
              <w:top w:val="single" w:sz="4" w:space="0" w:color="auto"/>
            </w:tcBorders>
            <w:noWrap/>
            <w:vAlign w:val="center"/>
          </w:tcPr>
          <w:p w14:paraId="3623EB60" w14:textId="77777777" w:rsidR="00CE51AE" w:rsidRPr="00CE76D8" w:rsidRDefault="00CE51AE" w:rsidP="00CE76D8">
            <w:pPr>
              <w:suppressAutoHyphens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p>
        </w:tc>
        <w:tc>
          <w:tcPr>
            <w:tcW w:w="2160" w:type="dxa"/>
            <w:gridSpan w:val="3"/>
            <w:tcBorders>
              <w:top w:val="single" w:sz="4" w:space="0" w:color="auto"/>
            </w:tcBorders>
            <w:noWrap/>
            <w:vAlign w:val="center"/>
          </w:tcPr>
          <w:p w14:paraId="6B2325F1" w14:textId="4E366FB9" w:rsidR="00CE51AE" w:rsidRPr="00CE76D8" w:rsidRDefault="00CE51AE" w:rsidP="00CE76D8">
            <w:pPr>
              <w:suppressAutoHyphens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rPr>
            </w:pPr>
            <w:r w:rsidRPr="00CE76D8">
              <w:rPr>
                <w:rFonts w:ascii="Arial" w:hAnsi="Arial" w:cs="Arial"/>
                <w:b w:val="0"/>
                <w:sz w:val="20"/>
                <w:szCs w:val="20"/>
              </w:rPr>
              <w:t>2018</w:t>
            </w:r>
          </w:p>
        </w:tc>
      </w:tr>
      <w:tr w:rsidR="00CE51AE" w:rsidRPr="00CE76D8" w14:paraId="129EF287" w14:textId="77777777" w:rsidTr="00CE76D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17" w:type="dxa"/>
            <w:tcBorders>
              <w:top w:val="single" w:sz="4" w:space="0" w:color="auto"/>
            </w:tcBorders>
            <w:noWrap/>
            <w:vAlign w:val="center"/>
          </w:tcPr>
          <w:p w14:paraId="6CAA7E97" w14:textId="71B7B43C" w:rsidR="00CE51AE" w:rsidRPr="00CE76D8" w:rsidRDefault="00CE51AE" w:rsidP="00CE76D8">
            <w:pPr>
              <w:suppressAutoHyphens w:val="0"/>
              <w:spacing w:after="0" w:line="240" w:lineRule="auto"/>
              <w:rPr>
                <w:rFonts w:ascii="Arial" w:hAnsi="Arial" w:cs="Arial"/>
                <w:sz w:val="20"/>
                <w:szCs w:val="20"/>
              </w:rPr>
            </w:pPr>
            <w:r w:rsidRPr="00CE76D8">
              <w:rPr>
                <w:rFonts w:ascii="Arial" w:hAnsi="Arial" w:cs="Arial"/>
                <w:sz w:val="20"/>
                <w:szCs w:val="20"/>
              </w:rPr>
              <w:t>Age</w:t>
            </w:r>
          </w:p>
        </w:tc>
        <w:tc>
          <w:tcPr>
            <w:tcW w:w="2338" w:type="dxa"/>
            <w:tcBorders>
              <w:top w:val="single" w:sz="4" w:space="0" w:color="auto"/>
            </w:tcBorders>
            <w:noWrap/>
            <w:vAlign w:val="center"/>
          </w:tcPr>
          <w:p w14:paraId="63C750E1" w14:textId="2C78705C" w:rsidR="00CE51AE" w:rsidRPr="00CE76D8" w:rsidRDefault="00CE51AE" w:rsidP="00CE51AE">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b/>
                <w:sz w:val="20"/>
                <w:szCs w:val="20"/>
              </w:rPr>
              <w:t>Race/</w:t>
            </w:r>
            <w:proofErr w:type="spellStart"/>
            <w:r w:rsidRPr="00CE76D8">
              <w:rPr>
                <w:rFonts w:ascii="Arial" w:hAnsi="Arial" w:cs="Arial"/>
                <w:b/>
                <w:sz w:val="20"/>
                <w:szCs w:val="20"/>
              </w:rPr>
              <w:t>Ethnicity</w:t>
            </w:r>
            <w:r w:rsidRPr="00CE76D8">
              <w:rPr>
                <w:rFonts w:ascii="Arial" w:hAnsi="Arial" w:cs="Arial"/>
                <w:b/>
                <w:sz w:val="20"/>
                <w:szCs w:val="20"/>
                <w:vertAlign w:val="superscript"/>
              </w:rPr>
              <w:t>a</w:t>
            </w:r>
            <w:proofErr w:type="spellEnd"/>
          </w:p>
        </w:tc>
        <w:tc>
          <w:tcPr>
            <w:tcW w:w="829" w:type="dxa"/>
            <w:tcBorders>
              <w:top w:val="single" w:sz="4" w:space="0" w:color="auto"/>
            </w:tcBorders>
            <w:noWrap/>
            <w:vAlign w:val="center"/>
          </w:tcPr>
          <w:p w14:paraId="7076A279" w14:textId="78B51148"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b/>
                <w:sz w:val="20"/>
                <w:szCs w:val="20"/>
              </w:rPr>
              <w:t>Rate</w:t>
            </w:r>
          </w:p>
        </w:tc>
        <w:tc>
          <w:tcPr>
            <w:tcW w:w="1511" w:type="dxa"/>
            <w:gridSpan w:val="2"/>
            <w:tcBorders>
              <w:top w:val="single" w:sz="4" w:space="0" w:color="auto"/>
            </w:tcBorders>
            <w:noWrap/>
            <w:vAlign w:val="center"/>
          </w:tcPr>
          <w:p w14:paraId="54FCA4EA" w14:textId="122FF9B5"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b/>
                <w:sz w:val="20"/>
                <w:szCs w:val="20"/>
              </w:rPr>
              <w:t>95% CI</w:t>
            </w:r>
          </w:p>
        </w:tc>
        <w:tc>
          <w:tcPr>
            <w:tcW w:w="275" w:type="dxa"/>
            <w:tcBorders>
              <w:top w:val="single" w:sz="4" w:space="0" w:color="auto"/>
            </w:tcBorders>
            <w:noWrap/>
            <w:vAlign w:val="center"/>
          </w:tcPr>
          <w:p w14:paraId="7B4F85A9"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805" w:type="dxa"/>
            <w:tcBorders>
              <w:top w:val="single" w:sz="4" w:space="0" w:color="auto"/>
            </w:tcBorders>
            <w:noWrap/>
            <w:vAlign w:val="center"/>
          </w:tcPr>
          <w:p w14:paraId="34C7B0BC" w14:textId="2471681F"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b/>
                <w:sz w:val="20"/>
                <w:szCs w:val="20"/>
              </w:rPr>
              <w:t>Rate</w:t>
            </w:r>
          </w:p>
        </w:tc>
        <w:tc>
          <w:tcPr>
            <w:tcW w:w="1535" w:type="dxa"/>
            <w:gridSpan w:val="2"/>
            <w:tcBorders>
              <w:top w:val="single" w:sz="4" w:space="0" w:color="auto"/>
            </w:tcBorders>
            <w:noWrap/>
            <w:vAlign w:val="center"/>
          </w:tcPr>
          <w:p w14:paraId="3ED2A029" w14:textId="4EED1E24"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b/>
                <w:sz w:val="20"/>
                <w:szCs w:val="20"/>
              </w:rPr>
              <w:t>95% CI</w:t>
            </w:r>
          </w:p>
        </w:tc>
        <w:tc>
          <w:tcPr>
            <w:tcW w:w="270" w:type="dxa"/>
            <w:tcBorders>
              <w:top w:val="single" w:sz="4" w:space="0" w:color="auto"/>
            </w:tcBorders>
            <w:noWrap/>
            <w:vAlign w:val="center"/>
          </w:tcPr>
          <w:p w14:paraId="31572554"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20" w:type="dxa"/>
            <w:tcBorders>
              <w:top w:val="single" w:sz="4" w:space="0" w:color="auto"/>
            </w:tcBorders>
            <w:noWrap/>
            <w:vAlign w:val="center"/>
          </w:tcPr>
          <w:p w14:paraId="773FD896" w14:textId="2D525FDB"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b/>
                <w:sz w:val="20"/>
                <w:szCs w:val="20"/>
              </w:rPr>
              <w:t>Rate</w:t>
            </w:r>
          </w:p>
        </w:tc>
        <w:tc>
          <w:tcPr>
            <w:tcW w:w="1440" w:type="dxa"/>
            <w:gridSpan w:val="2"/>
            <w:tcBorders>
              <w:top w:val="single" w:sz="4" w:space="0" w:color="auto"/>
            </w:tcBorders>
            <w:noWrap/>
            <w:vAlign w:val="center"/>
          </w:tcPr>
          <w:p w14:paraId="24134731" w14:textId="69F6F7B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b/>
                <w:sz w:val="20"/>
                <w:szCs w:val="20"/>
              </w:rPr>
              <w:t>95% CI</w:t>
            </w:r>
          </w:p>
        </w:tc>
      </w:tr>
      <w:tr w:rsidR="00CE51AE" w:rsidRPr="00CE76D8" w14:paraId="33EABDDD" w14:textId="77777777" w:rsidTr="00CE76D8">
        <w:trPr>
          <w:trHeight w:val="315"/>
        </w:trPr>
        <w:tc>
          <w:tcPr>
            <w:cnfStyle w:val="001000000000" w:firstRow="0" w:lastRow="0" w:firstColumn="1" w:lastColumn="0" w:oddVBand="0" w:evenVBand="0" w:oddHBand="0" w:evenHBand="0" w:firstRowFirstColumn="0" w:firstRowLastColumn="0" w:lastRowFirstColumn="0" w:lastRowLastColumn="0"/>
            <w:tcW w:w="717" w:type="dxa"/>
            <w:vMerge w:val="restart"/>
            <w:tcBorders>
              <w:top w:val="single" w:sz="4" w:space="0" w:color="auto"/>
            </w:tcBorders>
            <w:noWrap/>
            <w:hideMark/>
          </w:tcPr>
          <w:p w14:paraId="238798FE" w14:textId="77777777" w:rsidR="00CE51AE" w:rsidRPr="00CE76D8" w:rsidRDefault="00CE51AE" w:rsidP="00CE51AE">
            <w:pPr>
              <w:suppressAutoHyphens w:val="0"/>
              <w:spacing w:after="0" w:line="240" w:lineRule="auto"/>
              <w:jc w:val="center"/>
              <w:rPr>
                <w:rFonts w:ascii="Arial" w:hAnsi="Arial" w:cs="Arial"/>
                <w:sz w:val="20"/>
                <w:szCs w:val="20"/>
              </w:rPr>
            </w:pPr>
            <w:r w:rsidRPr="00CE76D8">
              <w:rPr>
                <w:rFonts w:ascii="Arial" w:hAnsi="Arial" w:cs="Arial"/>
                <w:sz w:val="20"/>
                <w:szCs w:val="20"/>
              </w:rPr>
              <w:t>30</w:t>
            </w:r>
          </w:p>
        </w:tc>
        <w:tc>
          <w:tcPr>
            <w:tcW w:w="2338" w:type="dxa"/>
            <w:tcBorders>
              <w:top w:val="single" w:sz="4" w:space="0" w:color="auto"/>
            </w:tcBorders>
            <w:noWrap/>
            <w:vAlign w:val="center"/>
            <w:hideMark/>
          </w:tcPr>
          <w:p w14:paraId="2404FD06" w14:textId="387876B1" w:rsidR="00CE51AE" w:rsidRPr="00CE76D8" w:rsidRDefault="00CE51AE" w:rsidP="00CE51AE">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Asian/Pacific Islander</w:t>
            </w:r>
          </w:p>
        </w:tc>
        <w:tc>
          <w:tcPr>
            <w:tcW w:w="829" w:type="dxa"/>
            <w:tcBorders>
              <w:top w:val="single" w:sz="4" w:space="0" w:color="auto"/>
            </w:tcBorders>
            <w:noWrap/>
            <w:vAlign w:val="center"/>
          </w:tcPr>
          <w:p w14:paraId="6E6BA439" w14:textId="289493FD"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1.4</w:t>
            </w:r>
          </w:p>
        </w:tc>
        <w:tc>
          <w:tcPr>
            <w:tcW w:w="791" w:type="dxa"/>
            <w:tcBorders>
              <w:top w:val="single" w:sz="4" w:space="0" w:color="auto"/>
            </w:tcBorders>
            <w:noWrap/>
            <w:vAlign w:val="center"/>
          </w:tcPr>
          <w:p w14:paraId="3287FEC4" w14:textId="66FE0E20"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1.3</w:t>
            </w:r>
          </w:p>
        </w:tc>
        <w:tc>
          <w:tcPr>
            <w:tcW w:w="720" w:type="dxa"/>
            <w:tcBorders>
              <w:top w:val="single" w:sz="4" w:space="0" w:color="auto"/>
            </w:tcBorders>
            <w:noWrap/>
            <w:vAlign w:val="center"/>
          </w:tcPr>
          <w:p w14:paraId="264579F3" w14:textId="3B70CAD3"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1.6</w:t>
            </w:r>
          </w:p>
        </w:tc>
        <w:tc>
          <w:tcPr>
            <w:tcW w:w="275" w:type="dxa"/>
            <w:tcBorders>
              <w:top w:val="single" w:sz="4" w:space="0" w:color="auto"/>
            </w:tcBorders>
            <w:noWrap/>
            <w:vAlign w:val="center"/>
          </w:tcPr>
          <w:p w14:paraId="52642376"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805" w:type="dxa"/>
            <w:tcBorders>
              <w:top w:val="single" w:sz="4" w:space="0" w:color="auto"/>
            </w:tcBorders>
            <w:noWrap/>
            <w:vAlign w:val="center"/>
          </w:tcPr>
          <w:p w14:paraId="66B14AF2" w14:textId="7121DB63"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1.1</w:t>
            </w:r>
          </w:p>
        </w:tc>
        <w:tc>
          <w:tcPr>
            <w:tcW w:w="812" w:type="dxa"/>
            <w:tcBorders>
              <w:top w:val="single" w:sz="4" w:space="0" w:color="auto"/>
            </w:tcBorders>
            <w:noWrap/>
            <w:vAlign w:val="center"/>
          </w:tcPr>
          <w:p w14:paraId="3A950107" w14:textId="3AEA63E5"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1.0</w:t>
            </w:r>
          </w:p>
        </w:tc>
        <w:tc>
          <w:tcPr>
            <w:tcW w:w="723" w:type="dxa"/>
            <w:tcBorders>
              <w:top w:val="single" w:sz="4" w:space="0" w:color="auto"/>
            </w:tcBorders>
            <w:noWrap/>
            <w:vAlign w:val="center"/>
          </w:tcPr>
          <w:p w14:paraId="01553E97" w14:textId="4D0716A4"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1.2</w:t>
            </w:r>
          </w:p>
        </w:tc>
        <w:tc>
          <w:tcPr>
            <w:tcW w:w="270" w:type="dxa"/>
            <w:tcBorders>
              <w:top w:val="single" w:sz="4" w:space="0" w:color="auto"/>
            </w:tcBorders>
            <w:noWrap/>
            <w:vAlign w:val="center"/>
          </w:tcPr>
          <w:p w14:paraId="3E4EE08D"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0" w:type="dxa"/>
            <w:tcBorders>
              <w:top w:val="single" w:sz="4" w:space="0" w:color="auto"/>
            </w:tcBorders>
            <w:noWrap/>
            <w:vAlign w:val="center"/>
          </w:tcPr>
          <w:p w14:paraId="730955D1" w14:textId="23FC723D"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0.9</w:t>
            </w:r>
          </w:p>
        </w:tc>
        <w:tc>
          <w:tcPr>
            <w:tcW w:w="720" w:type="dxa"/>
            <w:tcBorders>
              <w:top w:val="single" w:sz="4" w:space="0" w:color="auto"/>
            </w:tcBorders>
            <w:noWrap/>
            <w:vAlign w:val="center"/>
          </w:tcPr>
          <w:p w14:paraId="482E1B00" w14:textId="26B74DC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0.8</w:t>
            </w:r>
          </w:p>
        </w:tc>
        <w:tc>
          <w:tcPr>
            <w:tcW w:w="720" w:type="dxa"/>
            <w:tcBorders>
              <w:top w:val="single" w:sz="4" w:space="0" w:color="auto"/>
            </w:tcBorders>
            <w:noWrap/>
            <w:vAlign w:val="center"/>
          </w:tcPr>
          <w:p w14:paraId="2BCEB461" w14:textId="612F86EF"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1.0</w:t>
            </w:r>
          </w:p>
        </w:tc>
      </w:tr>
      <w:tr w:rsidR="00CE51AE" w:rsidRPr="00CE76D8" w14:paraId="12647A82" w14:textId="77777777" w:rsidTr="00CE76D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17" w:type="dxa"/>
            <w:vMerge/>
            <w:hideMark/>
          </w:tcPr>
          <w:p w14:paraId="4F828BD8" w14:textId="77777777" w:rsidR="00CE51AE" w:rsidRPr="00CE76D8" w:rsidRDefault="00CE51AE" w:rsidP="00CE51AE">
            <w:pPr>
              <w:suppressAutoHyphens w:val="0"/>
              <w:spacing w:after="0" w:line="240" w:lineRule="auto"/>
              <w:jc w:val="center"/>
              <w:rPr>
                <w:rFonts w:ascii="Arial" w:hAnsi="Arial" w:cs="Arial"/>
                <w:sz w:val="20"/>
                <w:szCs w:val="20"/>
              </w:rPr>
            </w:pPr>
          </w:p>
        </w:tc>
        <w:tc>
          <w:tcPr>
            <w:tcW w:w="2338" w:type="dxa"/>
            <w:noWrap/>
            <w:vAlign w:val="center"/>
            <w:hideMark/>
          </w:tcPr>
          <w:p w14:paraId="5E3BBF06" w14:textId="77777777" w:rsidR="00CE51AE" w:rsidRPr="00CE76D8" w:rsidRDefault="00CE51AE" w:rsidP="00CE51AE">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Hispanic</w:t>
            </w:r>
          </w:p>
        </w:tc>
        <w:tc>
          <w:tcPr>
            <w:tcW w:w="829" w:type="dxa"/>
            <w:noWrap/>
            <w:vAlign w:val="center"/>
          </w:tcPr>
          <w:p w14:paraId="351C360D" w14:textId="77586F24"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2.6</w:t>
            </w:r>
          </w:p>
        </w:tc>
        <w:tc>
          <w:tcPr>
            <w:tcW w:w="791" w:type="dxa"/>
            <w:noWrap/>
            <w:vAlign w:val="center"/>
          </w:tcPr>
          <w:p w14:paraId="165267A4" w14:textId="16AC9CA2"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2.4</w:t>
            </w:r>
          </w:p>
        </w:tc>
        <w:tc>
          <w:tcPr>
            <w:tcW w:w="720" w:type="dxa"/>
            <w:noWrap/>
            <w:vAlign w:val="center"/>
          </w:tcPr>
          <w:p w14:paraId="725ECD06" w14:textId="7701C3B2"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2.8</w:t>
            </w:r>
          </w:p>
        </w:tc>
        <w:tc>
          <w:tcPr>
            <w:tcW w:w="275" w:type="dxa"/>
            <w:noWrap/>
            <w:vAlign w:val="center"/>
          </w:tcPr>
          <w:p w14:paraId="39EC6634"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805" w:type="dxa"/>
            <w:noWrap/>
            <w:vAlign w:val="center"/>
          </w:tcPr>
          <w:p w14:paraId="3D1998A8" w14:textId="19BD837F"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1.7</w:t>
            </w:r>
          </w:p>
        </w:tc>
        <w:tc>
          <w:tcPr>
            <w:tcW w:w="812" w:type="dxa"/>
            <w:noWrap/>
            <w:vAlign w:val="center"/>
          </w:tcPr>
          <w:p w14:paraId="1A022E9D" w14:textId="166A4E1F"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1.6</w:t>
            </w:r>
          </w:p>
        </w:tc>
        <w:tc>
          <w:tcPr>
            <w:tcW w:w="723" w:type="dxa"/>
            <w:noWrap/>
            <w:vAlign w:val="center"/>
          </w:tcPr>
          <w:p w14:paraId="60C2FEBF" w14:textId="0743AA78"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1.8</w:t>
            </w:r>
          </w:p>
        </w:tc>
        <w:tc>
          <w:tcPr>
            <w:tcW w:w="270" w:type="dxa"/>
            <w:noWrap/>
            <w:vAlign w:val="center"/>
          </w:tcPr>
          <w:p w14:paraId="33B3CAB1"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20" w:type="dxa"/>
            <w:noWrap/>
            <w:vAlign w:val="center"/>
          </w:tcPr>
          <w:p w14:paraId="1373B1F5" w14:textId="49EF81B4"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1.4</w:t>
            </w:r>
          </w:p>
        </w:tc>
        <w:tc>
          <w:tcPr>
            <w:tcW w:w="720" w:type="dxa"/>
            <w:noWrap/>
            <w:vAlign w:val="center"/>
          </w:tcPr>
          <w:p w14:paraId="587ECCAF" w14:textId="044FB481"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1.3</w:t>
            </w:r>
          </w:p>
        </w:tc>
        <w:tc>
          <w:tcPr>
            <w:tcW w:w="720" w:type="dxa"/>
            <w:noWrap/>
            <w:vAlign w:val="center"/>
          </w:tcPr>
          <w:p w14:paraId="137F36C2" w14:textId="00CC71BD"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1.5</w:t>
            </w:r>
          </w:p>
        </w:tc>
      </w:tr>
      <w:tr w:rsidR="00CE51AE" w:rsidRPr="00CE76D8" w14:paraId="6C205EC4" w14:textId="77777777" w:rsidTr="00CE76D8">
        <w:trPr>
          <w:trHeight w:val="315"/>
        </w:trPr>
        <w:tc>
          <w:tcPr>
            <w:cnfStyle w:val="001000000000" w:firstRow="0" w:lastRow="0" w:firstColumn="1" w:lastColumn="0" w:oddVBand="0" w:evenVBand="0" w:oddHBand="0" w:evenHBand="0" w:firstRowFirstColumn="0" w:firstRowLastColumn="0" w:lastRowFirstColumn="0" w:lastRowLastColumn="0"/>
            <w:tcW w:w="717" w:type="dxa"/>
            <w:vMerge/>
            <w:hideMark/>
          </w:tcPr>
          <w:p w14:paraId="33BC9263" w14:textId="77777777" w:rsidR="00CE51AE" w:rsidRPr="00CE76D8" w:rsidRDefault="00CE51AE" w:rsidP="00CE51AE">
            <w:pPr>
              <w:suppressAutoHyphens w:val="0"/>
              <w:spacing w:after="0" w:line="240" w:lineRule="auto"/>
              <w:jc w:val="center"/>
              <w:rPr>
                <w:rFonts w:ascii="Arial" w:hAnsi="Arial" w:cs="Arial"/>
                <w:sz w:val="20"/>
                <w:szCs w:val="20"/>
              </w:rPr>
            </w:pPr>
          </w:p>
        </w:tc>
        <w:tc>
          <w:tcPr>
            <w:tcW w:w="2338" w:type="dxa"/>
            <w:noWrap/>
            <w:vAlign w:val="center"/>
            <w:hideMark/>
          </w:tcPr>
          <w:p w14:paraId="6448AC8A" w14:textId="77777777" w:rsidR="00CE51AE" w:rsidRPr="00CE76D8" w:rsidRDefault="00CE51AE" w:rsidP="00CE51AE">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Non-Hispanic Black</w:t>
            </w:r>
          </w:p>
        </w:tc>
        <w:tc>
          <w:tcPr>
            <w:tcW w:w="829" w:type="dxa"/>
            <w:noWrap/>
            <w:vAlign w:val="center"/>
          </w:tcPr>
          <w:p w14:paraId="53101C66" w14:textId="3E340DF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5.4</w:t>
            </w:r>
          </w:p>
        </w:tc>
        <w:tc>
          <w:tcPr>
            <w:tcW w:w="791" w:type="dxa"/>
            <w:noWrap/>
            <w:vAlign w:val="center"/>
          </w:tcPr>
          <w:p w14:paraId="2C1E4EF8" w14:textId="6E08A04F"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5.2</w:t>
            </w:r>
          </w:p>
        </w:tc>
        <w:tc>
          <w:tcPr>
            <w:tcW w:w="720" w:type="dxa"/>
            <w:noWrap/>
            <w:vAlign w:val="center"/>
          </w:tcPr>
          <w:p w14:paraId="21C858BC" w14:textId="5BFAEB5C"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5.7</w:t>
            </w:r>
          </w:p>
        </w:tc>
        <w:tc>
          <w:tcPr>
            <w:tcW w:w="275" w:type="dxa"/>
            <w:noWrap/>
            <w:vAlign w:val="center"/>
          </w:tcPr>
          <w:p w14:paraId="1E00F991"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805" w:type="dxa"/>
            <w:noWrap/>
            <w:vAlign w:val="center"/>
          </w:tcPr>
          <w:p w14:paraId="2672FE47" w14:textId="44242195"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4.5</w:t>
            </w:r>
          </w:p>
        </w:tc>
        <w:tc>
          <w:tcPr>
            <w:tcW w:w="812" w:type="dxa"/>
            <w:noWrap/>
            <w:vAlign w:val="center"/>
          </w:tcPr>
          <w:p w14:paraId="2491B207" w14:textId="39291FF4"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4.3</w:t>
            </w:r>
          </w:p>
        </w:tc>
        <w:tc>
          <w:tcPr>
            <w:tcW w:w="723" w:type="dxa"/>
            <w:noWrap/>
            <w:vAlign w:val="center"/>
          </w:tcPr>
          <w:p w14:paraId="04676DEB" w14:textId="79BBB0C6"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4.7</w:t>
            </w:r>
          </w:p>
        </w:tc>
        <w:tc>
          <w:tcPr>
            <w:tcW w:w="270" w:type="dxa"/>
            <w:noWrap/>
            <w:vAlign w:val="center"/>
          </w:tcPr>
          <w:p w14:paraId="0EF08CC4"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0" w:type="dxa"/>
            <w:noWrap/>
            <w:vAlign w:val="center"/>
          </w:tcPr>
          <w:p w14:paraId="3D54FE1D" w14:textId="307993AB"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3.2</w:t>
            </w:r>
          </w:p>
        </w:tc>
        <w:tc>
          <w:tcPr>
            <w:tcW w:w="720" w:type="dxa"/>
            <w:noWrap/>
            <w:vAlign w:val="center"/>
          </w:tcPr>
          <w:p w14:paraId="00A5803F" w14:textId="4322C4CA"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3.0</w:t>
            </w:r>
          </w:p>
        </w:tc>
        <w:tc>
          <w:tcPr>
            <w:tcW w:w="720" w:type="dxa"/>
            <w:noWrap/>
            <w:vAlign w:val="center"/>
          </w:tcPr>
          <w:p w14:paraId="68359EF7" w14:textId="27E43FAB"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3.4</w:t>
            </w:r>
          </w:p>
        </w:tc>
      </w:tr>
      <w:tr w:rsidR="00CE51AE" w:rsidRPr="00CE76D8" w14:paraId="6605CE54" w14:textId="77777777" w:rsidTr="00CE76D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17" w:type="dxa"/>
            <w:vMerge/>
            <w:hideMark/>
          </w:tcPr>
          <w:p w14:paraId="30E0863B" w14:textId="77777777" w:rsidR="00CE51AE" w:rsidRPr="00CE76D8" w:rsidRDefault="00CE51AE" w:rsidP="00CE51AE">
            <w:pPr>
              <w:suppressAutoHyphens w:val="0"/>
              <w:spacing w:after="0" w:line="240" w:lineRule="auto"/>
              <w:jc w:val="center"/>
              <w:rPr>
                <w:rFonts w:ascii="Arial" w:hAnsi="Arial" w:cs="Arial"/>
                <w:sz w:val="20"/>
                <w:szCs w:val="20"/>
              </w:rPr>
            </w:pPr>
          </w:p>
        </w:tc>
        <w:tc>
          <w:tcPr>
            <w:tcW w:w="2338" w:type="dxa"/>
            <w:tcBorders>
              <w:bottom w:val="single" w:sz="4" w:space="0" w:color="auto"/>
            </w:tcBorders>
            <w:noWrap/>
            <w:vAlign w:val="center"/>
            <w:hideMark/>
          </w:tcPr>
          <w:p w14:paraId="308A572E" w14:textId="77777777" w:rsidR="00CE51AE" w:rsidRPr="00CE76D8" w:rsidRDefault="00CE51AE" w:rsidP="00CE51AE">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Non-Hispanic White</w:t>
            </w:r>
          </w:p>
        </w:tc>
        <w:tc>
          <w:tcPr>
            <w:tcW w:w="829" w:type="dxa"/>
            <w:tcBorders>
              <w:bottom w:val="single" w:sz="4" w:space="0" w:color="auto"/>
            </w:tcBorders>
            <w:noWrap/>
            <w:vAlign w:val="center"/>
          </w:tcPr>
          <w:p w14:paraId="463F6012" w14:textId="7A6B4521"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3.1</w:t>
            </w:r>
          </w:p>
        </w:tc>
        <w:tc>
          <w:tcPr>
            <w:tcW w:w="791" w:type="dxa"/>
            <w:tcBorders>
              <w:bottom w:val="single" w:sz="4" w:space="0" w:color="auto"/>
            </w:tcBorders>
            <w:noWrap/>
            <w:vAlign w:val="center"/>
          </w:tcPr>
          <w:p w14:paraId="08555CA6" w14:textId="0048042B"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3.0</w:t>
            </w:r>
          </w:p>
        </w:tc>
        <w:tc>
          <w:tcPr>
            <w:tcW w:w="720" w:type="dxa"/>
            <w:tcBorders>
              <w:bottom w:val="single" w:sz="4" w:space="0" w:color="auto"/>
            </w:tcBorders>
            <w:noWrap/>
            <w:vAlign w:val="center"/>
          </w:tcPr>
          <w:p w14:paraId="4DCFF211" w14:textId="65D49ECA"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3.2</w:t>
            </w:r>
          </w:p>
        </w:tc>
        <w:tc>
          <w:tcPr>
            <w:tcW w:w="275" w:type="dxa"/>
            <w:tcBorders>
              <w:bottom w:val="single" w:sz="4" w:space="0" w:color="auto"/>
            </w:tcBorders>
            <w:noWrap/>
            <w:vAlign w:val="center"/>
          </w:tcPr>
          <w:p w14:paraId="3D8664FF"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805" w:type="dxa"/>
            <w:tcBorders>
              <w:bottom w:val="single" w:sz="4" w:space="0" w:color="auto"/>
            </w:tcBorders>
            <w:noWrap/>
            <w:vAlign w:val="center"/>
          </w:tcPr>
          <w:p w14:paraId="67DD56E9" w14:textId="28DC9BEE"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1.8</w:t>
            </w:r>
          </w:p>
        </w:tc>
        <w:tc>
          <w:tcPr>
            <w:tcW w:w="812" w:type="dxa"/>
            <w:tcBorders>
              <w:bottom w:val="single" w:sz="4" w:space="0" w:color="auto"/>
            </w:tcBorders>
            <w:noWrap/>
            <w:vAlign w:val="center"/>
          </w:tcPr>
          <w:p w14:paraId="315C2567" w14:textId="3256B495"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1.8</w:t>
            </w:r>
          </w:p>
        </w:tc>
        <w:tc>
          <w:tcPr>
            <w:tcW w:w="723" w:type="dxa"/>
            <w:tcBorders>
              <w:bottom w:val="single" w:sz="4" w:space="0" w:color="auto"/>
            </w:tcBorders>
            <w:noWrap/>
            <w:vAlign w:val="center"/>
          </w:tcPr>
          <w:p w14:paraId="3713A474" w14:textId="435A77AB"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1.9</w:t>
            </w:r>
          </w:p>
        </w:tc>
        <w:tc>
          <w:tcPr>
            <w:tcW w:w="270" w:type="dxa"/>
            <w:tcBorders>
              <w:bottom w:val="single" w:sz="4" w:space="0" w:color="auto"/>
            </w:tcBorders>
            <w:noWrap/>
            <w:vAlign w:val="center"/>
          </w:tcPr>
          <w:p w14:paraId="0798CD49"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20" w:type="dxa"/>
            <w:tcBorders>
              <w:bottom w:val="single" w:sz="4" w:space="0" w:color="auto"/>
            </w:tcBorders>
            <w:noWrap/>
            <w:vAlign w:val="center"/>
          </w:tcPr>
          <w:p w14:paraId="0C082684" w14:textId="00ADB62A"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1.4</w:t>
            </w:r>
          </w:p>
        </w:tc>
        <w:tc>
          <w:tcPr>
            <w:tcW w:w="720" w:type="dxa"/>
            <w:tcBorders>
              <w:bottom w:val="single" w:sz="4" w:space="0" w:color="auto"/>
            </w:tcBorders>
            <w:noWrap/>
            <w:vAlign w:val="center"/>
          </w:tcPr>
          <w:p w14:paraId="2FBA43E3" w14:textId="233210F9"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1.3</w:t>
            </w:r>
          </w:p>
        </w:tc>
        <w:tc>
          <w:tcPr>
            <w:tcW w:w="720" w:type="dxa"/>
            <w:tcBorders>
              <w:bottom w:val="single" w:sz="4" w:space="0" w:color="auto"/>
            </w:tcBorders>
            <w:noWrap/>
            <w:vAlign w:val="center"/>
          </w:tcPr>
          <w:p w14:paraId="17CB1C35" w14:textId="52C1DE46"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1.5</w:t>
            </w:r>
          </w:p>
        </w:tc>
      </w:tr>
      <w:tr w:rsidR="00CE51AE" w:rsidRPr="00CE76D8" w14:paraId="7C1812CE" w14:textId="77777777" w:rsidTr="00CE76D8">
        <w:trPr>
          <w:trHeight w:val="315"/>
        </w:trPr>
        <w:tc>
          <w:tcPr>
            <w:cnfStyle w:val="001000000000" w:firstRow="0" w:lastRow="0" w:firstColumn="1" w:lastColumn="0" w:oddVBand="0" w:evenVBand="0" w:oddHBand="0" w:evenHBand="0" w:firstRowFirstColumn="0" w:firstRowLastColumn="0" w:lastRowFirstColumn="0" w:lastRowLastColumn="0"/>
            <w:tcW w:w="717" w:type="dxa"/>
            <w:vMerge w:val="restart"/>
            <w:noWrap/>
            <w:hideMark/>
          </w:tcPr>
          <w:p w14:paraId="07C96BBF" w14:textId="77777777" w:rsidR="00CE51AE" w:rsidRPr="00CE76D8" w:rsidRDefault="00CE51AE" w:rsidP="00CE51AE">
            <w:pPr>
              <w:suppressAutoHyphens w:val="0"/>
              <w:spacing w:after="0" w:line="240" w:lineRule="auto"/>
              <w:jc w:val="center"/>
              <w:rPr>
                <w:rFonts w:ascii="Arial" w:hAnsi="Arial" w:cs="Arial"/>
                <w:sz w:val="20"/>
                <w:szCs w:val="20"/>
              </w:rPr>
            </w:pPr>
            <w:r w:rsidRPr="00CE76D8">
              <w:rPr>
                <w:rFonts w:ascii="Arial" w:hAnsi="Arial" w:cs="Arial"/>
                <w:sz w:val="20"/>
                <w:szCs w:val="20"/>
              </w:rPr>
              <w:t>40</w:t>
            </w:r>
          </w:p>
        </w:tc>
        <w:tc>
          <w:tcPr>
            <w:tcW w:w="2338" w:type="dxa"/>
            <w:tcBorders>
              <w:top w:val="single" w:sz="4" w:space="0" w:color="auto"/>
            </w:tcBorders>
            <w:noWrap/>
            <w:vAlign w:val="center"/>
            <w:hideMark/>
          </w:tcPr>
          <w:p w14:paraId="55374232" w14:textId="3263DF2D" w:rsidR="00CE51AE" w:rsidRPr="00CE76D8" w:rsidRDefault="00CE51AE" w:rsidP="00CE51AE">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Asian/Pacific Islander</w:t>
            </w:r>
          </w:p>
        </w:tc>
        <w:tc>
          <w:tcPr>
            <w:tcW w:w="829" w:type="dxa"/>
            <w:tcBorders>
              <w:top w:val="single" w:sz="4" w:space="0" w:color="auto"/>
            </w:tcBorders>
            <w:noWrap/>
            <w:vAlign w:val="center"/>
          </w:tcPr>
          <w:p w14:paraId="43F360C4" w14:textId="72790326"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8.9</w:t>
            </w:r>
          </w:p>
        </w:tc>
        <w:tc>
          <w:tcPr>
            <w:tcW w:w="791" w:type="dxa"/>
            <w:tcBorders>
              <w:top w:val="single" w:sz="4" w:space="0" w:color="auto"/>
            </w:tcBorders>
            <w:noWrap/>
            <w:vAlign w:val="center"/>
          </w:tcPr>
          <w:p w14:paraId="6AD4088E" w14:textId="277AB78D"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8.2</w:t>
            </w:r>
          </w:p>
        </w:tc>
        <w:tc>
          <w:tcPr>
            <w:tcW w:w="720" w:type="dxa"/>
            <w:tcBorders>
              <w:top w:val="single" w:sz="4" w:space="0" w:color="auto"/>
            </w:tcBorders>
            <w:noWrap/>
            <w:vAlign w:val="center"/>
          </w:tcPr>
          <w:p w14:paraId="6359291E" w14:textId="29E061AF"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9.8</w:t>
            </w:r>
          </w:p>
        </w:tc>
        <w:tc>
          <w:tcPr>
            <w:tcW w:w="275" w:type="dxa"/>
            <w:tcBorders>
              <w:top w:val="single" w:sz="4" w:space="0" w:color="auto"/>
            </w:tcBorders>
            <w:noWrap/>
            <w:vAlign w:val="center"/>
          </w:tcPr>
          <w:p w14:paraId="6E8B55B6"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805" w:type="dxa"/>
            <w:tcBorders>
              <w:top w:val="single" w:sz="4" w:space="0" w:color="auto"/>
            </w:tcBorders>
            <w:noWrap/>
            <w:vAlign w:val="center"/>
          </w:tcPr>
          <w:p w14:paraId="726423F2" w14:textId="201038AA"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7.1</w:t>
            </w:r>
          </w:p>
        </w:tc>
        <w:tc>
          <w:tcPr>
            <w:tcW w:w="812" w:type="dxa"/>
            <w:tcBorders>
              <w:top w:val="single" w:sz="4" w:space="0" w:color="auto"/>
            </w:tcBorders>
            <w:noWrap/>
            <w:vAlign w:val="center"/>
          </w:tcPr>
          <w:p w14:paraId="06C3EC6F" w14:textId="295A8D2D"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6.8</w:t>
            </w:r>
          </w:p>
        </w:tc>
        <w:tc>
          <w:tcPr>
            <w:tcW w:w="723" w:type="dxa"/>
            <w:tcBorders>
              <w:top w:val="single" w:sz="4" w:space="0" w:color="auto"/>
            </w:tcBorders>
            <w:noWrap/>
            <w:vAlign w:val="center"/>
          </w:tcPr>
          <w:p w14:paraId="255218FF" w14:textId="11E6D2C3"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7.5</w:t>
            </w:r>
          </w:p>
        </w:tc>
        <w:tc>
          <w:tcPr>
            <w:tcW w:w="270" w:type="dxa"/>
            <w:tcBorders>
              <w:top w:val="single" w:sz="4" w:space="0" w:color="auto"/>
            </w:tcBorders>
            <w:noWrap/>
            <w:vAlign w:val="center"/>
          </w:tcPr>
          <w:p w14:paraId="5995AABA"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0" w:type="dxa"/>
            <w:tcBorders>
              <w:top w:val="single" w:sz="4" w:space="0" w:color="auto"/>
            </w:tcBorders>
            <w:noWrap/>
            <w:vAlign w:val="center"/>
          </w:tcPr>
          <w:p w14:paraId="5DC39555" w14:textId="5F304D64"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6.1</w:t>
            </w:r>
          </w:p>
        </w:tc>
        <w:tc>
          <w:tcPr>
            <w:tcW w:w="720" w:type="dxa"/>
            <w:tcBorders>
              <w:top w:val="single" w:sz="4" w:space="0" w:color="auto"/>
            </w:tcBorders>
            <w:noWrap/>
            <w:vAlign w:val="center"/>
          </w:tcPr>
          <w:p w14:paraId="3344D012" w14:textId="5B15EB44"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5.8</w:t>
            </w:r>
          </w:p>
        </w:tc>
        <w:tc>
          <w:tcPr>
            <w:tcW w:w="720" w:type="dxa"/>
            <w:tcBorders>
              <w:top w:val="single" w:sz="4" w:space="0" w:color="auto"/>
            </w:tcBorders>
            <w:noWrap/>
            <w:vAlign w:val="center"/>
          </w:tcPr>
          <w:p w14:paraId="71EF157B" w14:textId="72EF65CB"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6.4</w:t>
            </w:r>
          </w:p>
        </w:tc>
      </w:tr>
      <w:tr w:rsidR="00CE51AE" w:rsidRPr="00CE76D8" w14:paraId="5C644D9D" w14:textId="77777777" w:rsidTr="00CE76D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17" w:type="dxa"/>
            <w:vMerge/>
            <w:hideMark/>
          </w:tcPr>
          <w:p w14:paraId="4296643E" w14:textId="77777777" w:rsidR="00CE51AE" w:rsidRPr="00CE76D8" w:rsidRDefault="00CE51AE" w:rsidP="00CE51AE">
            <w:pPr>
              <w:suppressAutoHyphens w:val="0"/>
              <w:spacing w:after="0" w:line="240" w:lineRule="auto"/>
              <w:jc w:val="center"/>
              <w:rPr>
                <w:rFonts w:ascii="Arial" w:hAnsi="Arial" w:cs="Arial"/>
                <w:sz w:val="20"/>
                <w:szCs w:val="20"/>
              </w:rPr>
            </w:pPr>
          </w:p>
        </w:tc>
        <w:tc>
          <w:tcPr>
            <w:tcW w:w="2338" w:type="dxa"/>
            <w:noWrap/>
            <w:vAlign w:val="center"/>
            <w:hideMark/>
          </w:tcPr>
          <w:p w14:paraId="1E907EA9" w14:textId="77777777" w:rsidR="00CE51AE" w:rsidRPr="00CE76D8" w:rsidRDefault="00CE51AE" w:rsidP="00CE51AE">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Hispanic</w:t>
            </w:r>
          </w:p>
        </w:tc>
        <w:tc>
          <w:tcPr>
            <w:tcW w:w="829" w:type="dxa"/>
            <w:noWrap/>
            <w:vAlign w:val="center"/>
          </w:tcPr>
          <w:p w14:paraId="2857CE98" w14:textId="652111A2"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12.5</w:t>
            </w:r>
          </w:p>
        </w:tc>
        <w:tc>
          <w:tcPr>
            <w:tcW w:w="791" w:type="dxa"/>
            <w:noWrap/>
            <w:vAlign w:val="center"/>
          </w:tcPr>
          <w:p w14:paraId="4B9D75B5" w14:textId="40AE5B7A"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11.8</w:t>
            </w:r>
          </w:p>
        </w:tc>
        <w:tc>
          <w:tcPr>
            <w:tcW w:w="720" w:type="dxa"/>
            <w:noWrap/>
            <w:vAlign w:val="center"/>
          </w:tcPr>
          <w:p w14:paraId="72B98E72" w14:textId="7BF8392C"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13.2</w:t>
            </w:r>
          </w:p>
        </w:tc>
        <w:tc>
          <w:tcPr>
            <w:tcW w:w="275" w:type="dxa"/>
            <w:noWrap/>
            <w:vAlign w:val="center"/>
          </w:tcPr>
          <w:p w14:paraId="539AA89E"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805" w:type="dxa"/>
            <w:noWrap/>
            <w:vAlign w:val="center"/>
          </w:tcPr>
          <w:p w14:paraId="6F43A351" w14:textId="7CB655BA"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9.4</w:t>
            </w:r>
          </w:p>
        </w:tc>
        <w:tc>
          <w:tcPr>
            <w:tcW w:w="812" w:type="dxa"/>
            <w:noWrap/>
            <w:vAlign w:val="center"/>
          </w:tcPr>
          <w:p w14:paraId="10DD462D" w14:textId="7A03AD70"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9.2</w:t>
            </w:r>
          </w:p>
        </w:tc>
        <w:tc>
          <w:tcPr>
            <w:tcW w:w="723" w:type="dxa"/>
            <w:noWrap/>
            <w:vAlign w:val="center"/>
          </w:tcPr>
          <w:p w14:paraId="13D9E79E" w14:textId="7A219F0A"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9.7</w:t>
            </w:r>
          </w:p>
        </w:tc>
        <w:tc>
          <w:tcPr>
            <w:tcW w:w="270" w:type="dxa"/>
            <w:noWrap/>
            <w:vAlign w:val="center"/>
          </w:tcPr>
          <w:p w14:paraId="299765E0"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20" w:type="dxa"/>
            <w:noWrap/>
            <w:vAlign w:val="center"/>
          </w:tcPr>
          <w:p w14:paraId="302C152C" w14:textId="76DF3E7C"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7.0</w:t>
            </w:r>
          </w:p>
        </w:tc>
        <w:tc>
          <w:tcPr>
            <w:tcW w:w="720" w:type="dxa"/>
            <w:noWrap/>
            <w:vAlign w:val="center"/>
          </w:tcPr>
          <w:p w14:paraId="263507D0" w14:textId="6D6D24FD"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6.7</w:t>
            </w:r>
          </w:p>
        </w:tc>
        <w:tc>
          <w:tcPr>
            <w:tcW w:w="720" w:type="dxa"/>
            <w:noWrap/>
            <w:vAlign w:val="center"/>
          </w:tcPr>
          <w:p w14:paraId="5B796D55" w14:textId="0F30E730"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7.2</w:t>
            </w:r>
          </w:p>
        </w:tc>
      </w:tr>
      <w:tr w:rsidR="00CE51AE" w:rsidRPr="00CE76D8" w14:paraId="68F84A95" w14:textId="77777777" w:rsidTr="00CE76D8">
        <w:trPr>
          <w:trHeight w:val="315"/>
        </w:trPr>
        <w:tc>
          <w:tcPr>
            <w:cnfStyle w:val="001000000000" w:firstRow="0" w:lastRow="0" w:firstColumn="1" w:lastColumn="0" w:oddVBand="0" w:evenVBand="0" w:oddHBand="0" w:evenHBand="0" w:firstRowFirstColumn="0" w:firstRowLastColumn="0" w:lastRowFirstColumn="0" w:lastRowLastColumn="0"/>
            <w:tcW w:w="717" w:type="dxa"/>
            <w:vMerge/>
            <w:hideMark/>
          </w:tcPr>
          <w:p w14:paraId="0F0263EB" w14:textId="77777777" w:rsidR="00CE51AE" w:rsidRPr="00CE76D8" w:rsidRDefault="00CE51AE" w:rsidP="00CE51AE">
            <w:pPr>
              <w:suppressAutoHyphens w:val="0"/>
              <w:spacing w:after="0" w:line="240" w:lineRule="auto"/>
              <w:jc w:val="center"/>
              <w:rPr>
                <w:rFonts w:ascii="Arial" w:hAnsi="Arial" w:cs="Arial"/>
                <w:sz w:val="20"/>
                <w:szCs w:val="20"/>
              </w:rPr>
            </w:pPr>
          </w:p>
        </w:tc>
        <w:tc>
          <w:tcPr>
            <w:tcW w:w="2338" w:type="dxa"/>
            <w:noWrap/>
            <w:vAlign w:val="center"/>
            <w:hideMark/>
          </w:tcPr>
          <w:p w14:paraId="69BFE6B7" w14:textId="77777777" w:rsidR="00CE51AE" w:rsidRPr="00CE76D8" w:rsidRDefault="00CE51AE" w:rsidP="00CE51AE">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Non-Hispanic Black</w:t>
            </w:r>
          </w:p>
        </w:tc>
        <w:tc>
          <w:tcPr>
            <w:tcW w:w="829" w:type="dxa"/>
            <w:noWrap/>
            <w:vAlign w:val="center"/>
          </w:tcPr>
          <w:p w14:paraId="0202EB1A" w14:textId="6221D7DB"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25.9</w:t>
            </w:r>
          </w:p>
        </w:tc>
        <w:tc>
          <w:tcPr>
            <w:tcW w:w="791" w:type="dxa"/>
            <w:noWrap/>
            <w:vAlign w:val="center"/>
          </w:tcPr>
          <w:p w14:paraId="4501F825" w14:textId="4762C7F9"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24.9</w:t>
            </w:r>
          </w:p>
        </w:tc>
        <w:tc>
          <w:tcPr>
            <w:tcW w:w="720" w:type="dxa"/>
            <w:noWrap/>
            <w:vAlign w:val="center"/>
          </w:tcPr>
          <w:p w14:paraId="77998A04" w14:textId="339E6603"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27.0</w:t>
            </w:r>
          </w:p>
        </w:tc>
        <w:tc>
          <w:tcPr>
            <w:tcW w:w="275" w:type="dxa"/>
            <w:noWrap/>
            <w:vAlign w:val="center"/>
          </w:tcPr>
          <w:p w14:paraId="5850C5D8"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805" w:type="dxa"/>
            <w:noWrap/>
            <w:vAlign w:val="center"/>
          </w:tcPr>
          <w:p w14:paraId="2DC2DC31" w14:textId="5EBC50AA"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24.4</w:t>
            </w:r>
          </w:p>
        </w:tc>
        <w:tc>
          <w:tcPr>
            <w:tcW w:w="812" w:type="dxa"/>
            <w:noWrap/>
            <w:vAlign w:val="center"/>
          </w:tcPr>
          <w:p w14:paraId="27860CC8" w14:textId="796F5FD9"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23.8</w:t>
            </w:r>
          </w:p>
        </w:tc>
        <w:tc>
          <w:tcPr>
            <w:tcW w:w="723" w:type="dxa"/>
            <w:noWrap/>
            <w:vAlign w:val="center"/>
          </w:tcPr>
          <w:p w14:paraId="5CA52B59" w14:textId="40BCFCB8"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25.1</w:t>
            </w:r>
          </w:p>
        </w:tc>
        <w:tc>
          <w:tcPr>
            <w:tcW w:w="270" w:type="dxa"/>
            <w:noWrap/>
            <w:vAlign w:val="center"/>
          </w:tcPr>
          <w:p w14:paraId="477CD53D"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0" w:type="dxa"/>
            <w:noWrap/>
            <w:vAlign w:val="center"/>
          </w:tcPr>
          <w:p w14:paraId="1B0D722F" w14:textId="2D380679"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17.1</w:t>
            </w:r>
          </w:p>
        </w:tc>
        <w:tc>
          <w:tcPr>
            <w:tcW w:w="720" w:type="dxa"/>
            <w:noWrap/>
            <w:vAlign w:val="center"/>
          </w:tcPr>
          <w:p w14:paraId="6DE23390" w14:textId="595D0B73"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16.5</w:t>
            </w:r>
          </w:p>
        </w:tc>
        <w:tc>
          <w:tcPr>
            <w:tcW w:w="720" w:type="dxa"/>
            <w:noWrap/>
            <w:vAlign w:val="center"/>
          </w:tcPr>
          <w:p w14:paraId="19E107E3" w14:textId="618D1D28"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17.8</w:t>
            </w:r>
          </w:p>
        </w:tc>
      </w:tr>
      <w:tr w:rsidR="00CE51AE" w:rsidRPr="00CE76D8" w14:paraId="38FBEDBE" w14:textId="77777777" w:rsidTr="00CE76D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17" w:type="dxa"/>
            <w:vMerge/>
            <w:hideMark/>
          </w:tcPr>
          <w:p w14:paraId="18521C09" w14:textId="77777777" w:rsidR="00CE51AE" w:rsidRPr="00CE76D8" w:rsidRDefault="00CE51AE" w:rsidP="00CE51AE">
            <w:pPr>
              <w:suppressAutoHyphens w:val="0"/>
              <w:spacing w:after="0" w:line="240" w:lineRule="auto"/>
              <w:jc w:val="center"/>
              <w:rPr>
                <w:rFonts w:ascii="Arial" w:hAnsi="Arial" w:cs="Arial"/>
                <w:sz w:val="20"/>
                <w:szCs w:val="20"/>
              </w:rPr>
            </w:pPr>
          </w:p>
        </w:tc>
        <w:tc>
          <w:tcPr>
            <w:tcW w:w="2338" w:type="dxa"/>
            <w:tcBorders>
              <w:bottom w:val="single" w:sz="4" w:space="0" w:color="auto"/>
            </w:tcBorders>
            <w:noWrap/>
            <w:vAlign w:val="center"/>
            <w:hideMark/>
          </w:tcPr>
          <w:p w14:paraId="210A39F2" w14:textId="77777777" w:rsidR="00CE51AE" w:rsidRPr="00CE76D8" w:rsidRDefault="00CE51AE" w:rsidP="00CE51AE">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Non-Hispanic White</w:t>
            </w:r>
          </w:p>
        </w:tc>
        <w:tc>
          <w:tcPr>
            <w:tcW w:w="829" w:type="dxa"/>
            <w:tcBorders>
              <w:bottom w:val="single" w:sz="4" w:space="0" w:color="auto"/>
            </w:tcBorders>
            <w:noWrap/>
            <w:vAlign w:val="center"/>
          </w:tcPr>
          <w:p w14:paraId="205DC6FE" w14:textId="7DA47453"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18.9</w:t>
            </w:r>
          </w:p>
        </w:tc>
        <w:tc>
          <w:tcPr>
            <w:tcW w:w="791" w:type="dxa"/>
            <w:tcBorders>
              <w:bottom w:val="single" w:sz="4" w:space="0" w:color="auto"/>
            </w:tcBorders>
            <w:noWrap/>
            <w:vAlign w:val="center"/>
          </w:tcPr>
          <w:p w14:paraId="48A7BC17" w14:textId="290F8A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18.4</w:t>
            </w:r>
          </w:p>
        </w:tc>
        <w:tc>
          <w:tcPr>
            <w:tcW w:w="720" w:type="dxa"/>
            <w:tcBorders>
              <w:bottom w:val="single" w:sz="4" w:space="0" w:color="auto"/>
            </w:tcBorders>
            <w:noWrap/>
            <w:vAlign w:val="center"/>
          </w:tcPr>
          <w:p w14:paraId="65E79293" w14:textId="543FC9E0"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19.3</w:t>
            </w:r>
          </w:p>
        </w:tc>
        <w:tc>
          <w:tcPr>
            <w:tcW w:w="275" w:type="dxa"/>
            <w:tcBorders>
              <w:bottom w:val="single" w:sz="4" w:space="0" w:color="auto"/>
            </w:tcBorders>
            <w:noWrap/>
            <w:vAlign w:val="center"/>
          </w:tcPr>
          <w:p w14:paraId="7FEEF188"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805" w:type="dxa"/>
            <w:tcBorders>
              <w:bottom w:val="single" w:sz="4" w:space="0" w:color="auto"/>
            </w:tcBorders>
            <w:noWrap/>
            <w:vAlign w:val="center"/>
          </w:tcPr>
          <w:p w14:paraId="0CB4F056" w14:textId="2E307DA1"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11.8</w:t>
            </w:r>
          </w:p>
        </w:tc>
        <w:tc>
          <w:tcPr>
            <w:tcW w:w="812" w:type="dxa"/>
            <w:tcBorders>
              <w:bottom w:val="single" w:sz="4" w:space="0" w:color="auto"/>
            </w:tcBorders>
            <w:noWrap/>
            <w:vAlign w:val="center"/>
          </w:tcPr>
          <w:p w14:paraId="1474C586" w14:textId="15504882"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11.6</w:t>
            </w:r>
          </w:p>
        </w:tc>
        <w:tc>
          <w:tcPr>
            <w:tcW w:w="723" w:type="dxa"/>
            <w:tcBorders>
              <w:bottom w:val="single" w:sz="4" w:space="0" w:color="auto"/>
            </w:tcBorders>
            <w:noWrap/>
            <w:vAlign w:val="center"/>
          </w:tcPr>
          <w:p w14:paraId="5ECA5495" w14:textId="43FA4D7C"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12.0</w:t>
            </w:r>
          </w:p>
        </w:tc>
        <w:tc>
          <w:tcPr>
            <w:tcW w:w="270" w:type="dxa"/>
            <w:tcBorders>
              <w:bottom w:val="single" w:sz="4" w:space="0" w:color="auto"/>
            </w:tcBorders>
            <w:noWrap/>
            <w:vAlign w:val="center"/>
          </w:tcPr>
          <w:p w14:paraId="131BCD18"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20" w:type="dxa"/>
            <w:tcBorders>
              <w:bottom w:val="single" w:sz="4" w:space="0" w:color="auto"/>
            </w:tcBorders>
            <w:noWrap/>
            <w:vAlign w:val="center"/>
          </w:tcPr>
          <w:p w14:paraId="2C97D9F3" w14:textId="747B78F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8.6</w:t>
            </w:r>
          </w:p>
        </w:tc>
        <w:tc>
          <w:tcPr>
            <w:tcW w:w="720" w:type="dxa"/>
            <w:tcBorders>
              <w:bottom w:val="single" w:sz="4" w:space="0" w:color="auto"/>
            </w:tcBorders>
            <w:noWrap/>
            <w:vAlign w:val="center"/>
          </w:tcPr>
          <w:p w14:paraId="58911D03" w14:textId="3FDCA3A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8.4</w:t>
            </w:r>
          </w:p>
        </w:tc>
        <w:tc>
          <w:tcPr>
            <w:tcW w:w="720" w:type="dxa"/>
            <w:tcBorders>
              <w:bottom w:val="single" w:sz="4" w:space="0" w:color="auto"/>
            </w:tcBorders>
            <w:noWrap/>
            <w:vAlign w:val="center"/>
          </w:tcPr>
          <w:p w14:paraId="5212DED8" w14:textId="0E7F0454"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8.9</w:t>
            </w:r>
          </w:p>
        </w:tc>
      </w:tr>
      <w:tr w:rsidR="00CE51AE" w:rsidRPr="00CE76D8" w14:paraId="32383B6A" w14:textId="77777777" w:rsidTr="00CE76D8">
        <w:trPr>
          <w:trHeight w:val="315"/>
        </w:trPr>
        <w:tc>
          <w:tcPr>
            <w:cnfStyle w:val="001000000000" w:firstRow="0" w:lastRow="0" w:firstColumn="1" w:lastColumn="0" w:oddVBand="0" w:evenVBand="0" w:oddHBand="0" w:evenHBand="0" w:firstRowFirstColumn="0" w:firstRowLastColumn="0" w:lastRowFirstColumn="0" w:lastRowLastColumn="0"/>
            <w:tcW w:w="717" w:type="dxa"/>
            <w:vMerge w:val="restart"/>
            <w:noWrap/>
            <w:hideMark/>
          </w:tcPr>
          <w:p w14:paraId="33DC73BB" w14:textId="77777777" w:rsidR="00CE51AE" w:rsidRPr="00CE76D8" w:rsidRDefault="00CE51AE" w:rsidP="00CE51AE">
            <w:pPr>
              <w:suppressAutoHyphens w:val="0"/>
              <w:spacing w:after="0" w:line="240" w:lineRule="auto"/>
              <w:jc w:val="center"/>
              <w:rPr>
                <w:rFonts w:ascii="Arial" w:hAnsi="Arial" w:cs="Arial"/>
                <w:sz w:val="20"/>
                <w:szCs w:val="20"/>
              </w:rPr>
            </w:pPr>
            <w:r w:rsidRPr="00CE76D8">
              <w:rPr>
                <w:rFonts w:ascii="Arial" w:hAnsi="Arial" w:cs="Arial"/>
                <w:sz w:val="20"/>
                <w:szCs w:val="20"/>
              </w:rPr>
              <w:t>50</w:t>
            </w:r>
          </w:p>
        </w:tc>
        <w:tc>
          <w:tcPr>
            <w:tcW w:w="2338" w:type="dxa"/>
            <w:tcBorders>
              <w:top w:val="single" w:sz="4" w:space="0" w:color="auto"/>
            </w:tcBorders>
            <w:noWrap/>
            <w:vAlign w:val="center"/>
            <w:hideMark/>
          </w:tcPr>
          <w:p w14:paraId="2B50A161" w14:textId="311ABEE8" w:rsidR="00CE51AE" w:rsidRPr="00CE76D8" w:rsidRDefault="00CE51AE" w:rsidP="00CE51AE">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Asian/Pacific Islander</w:t>
            </w:r>
          </w:p>
        </w:tc>
        <w:tc>
          <w:tcPr>
            <w:tcW w:w="829" w:type="dxa"/>
            <w:tcBorders>
              <w:top w:val="single" w:sz="4" w:space="0" w:color="auto"/>
            </w:tcBorders>
            <w:noWrap/>
            <w:vAlign w:val="center"/>
          </w:tcPr>
          <w:p w14:paraId="4F4BD4EA" w14:textId="39D5C902"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25.6</w:t>
            </w:r>
          </w:p>
        </w:tc>
        <w:tc>
          <w:tcPr>
            <w:tcW w:w="791" w:type="dxa"/>
            <w:tcBorders>
              <w:top w:val="single" w:sz="4" w:space="0" w:color="auto"/>
            </w:tcBorders>
            <w:noWrap/>
            <w:vAlign w:val="center"/>
          </w:tcPr>
          <w:p w14:paraId="2B33E435" w14:textId="598D17EF"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23.6</w:t>
            </w:r>
          </w:p>
        </w:tc>
        <w:tc>
          <w:tcPr>
            <w:tcW w:w="720" w:type="dxa"/>
            <w:tcBorders>
              <w:top w:val="single" w:sz="4" w:space="0" w:color="auto"/>
            </w:tcBorders>
            <w:noWrap/>
            <w:vAlign w:val="center"/>
          </w:tcPr>
          <w:p w14:paraId="00C69EDF" w14:textId="14DC0D3C"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27.8</w:t>
            </w:r>
          </w:p>
        </w:tc>
        <w:tc>
          <w:tcPr>
            <w:tcW w:w="275" w:type="dxa"/>
            <w:tcBorders>
              <w:top w:val="single" w:sz="4" w:space="0" w:color="auto"/>
            </w:tcBorders>
            <w:noWrap/>
            <w:vAlign w:val="center"/>
          </w:tcPr>
          <w:p w14:paraId="5EC98DC7"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805" w:type="dxa"/>
            <w:tcBorders>
              <w:top w:val="single" w:sz="4" w:space="0" w:color="auto"/>
            </w:tcBorders>
            <w:noWrap/>
            <w:vAlign w:val="center"/>
          </w:tcPr>
          <w:p w14:paraId="7550F10B" w14:textId="58F46F5E"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22.7</w:t>
            </w:r>
          </w:p>
        </w:tc>
        <w:tc>
          <w:tcPr>
            <w:tcW w:w="812" w:type="dxa"/>
            <w:tcBorders>
              <w:top w:val="single" w:sz="4" w:space="0" w:color="auto"/>
            </w:tcBorders>
            <w:noWrap/>
            <w:vAlign w:val="center"/>
          </w:tcPr>
          <w:p w14:paraId="3D3C31ED" w14:textId="3461484F"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21.8</w:t>
            </w:r>
          </w:p>
        </w:tc>
        <w:tc>
          <w:tcPr>
            <w:tcW w:w="723" w:type="dxa"/>
            <w:tcBorders>
              <w:top w:val="single" w:sz="4" w:space="0" w:color="auto"/>
            </w:tcBorders>
            <w:noWrap/>
            <w:vAlign w:val="center"/>
          </w:tcPr>
          <w:p w14:paraId="49541F8C" w14:textId="131FCC6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23.7</w:t>
            </w:r>
          </w:p>
        </w:tc>
        <w:tc>
          <w:tcPr>
            <w:tcW w:w="270" w:type="dxa"/>
            <w:tcBorders>
              <w:top w:val="single" w:sz="4" w:space="0" w:color="auto"/>
            </w:tcBorders>
            <w:noWrap/>
            <w:vAlign w:val="center"/>
          </w:tcPr>
          <w:p w14:paraId="3B4B1E84"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0" w:type="dxa"/>
            <w:tcBorders>
              <w:top w:val="single" w:sz="4" w:space="0" w:color="auto"/>
            </w:tcBorders>
            <w:noWrap/>
            <w:vAlign w:val="center"/>
          </w:tcPr>
          <w:p w14:paraId="4BDE93EE" w14:textId="45F14CC1"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17.5</w:t>
            </w:r>
          </w:p>
        </w:tc>
        <w:tc>
          <w:tcPr>
            <w:tcW w:w="720" w:type="dxa"/>
            <w:tcBorders>
              <w:top w:val="single" w:sz="4" w:space="0" w:color="auto"/>
            </w:tcBorders>
            <w:noWrap/>
            <w:vAlign w:val="center"/>
          </w:tcPr>
          <w:p w14:paraId="34DDF378" w14:textId="551A70F0"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16.9</w:t>
            </w:r>
          </w:p>
        </w:tc>
        <w:tc>
          <w:tcPr>
            <w:tcW w:w="720" w:type="dxa"/>
            <w:tcBorders>
              <w:top w:val="single" w:sz="4" w:space="0" w:color="auto"/>
            </w:tcBorders>
            <w:noWrap/>
            <w:vAlign w:val="center"/>
          </w:tcPr>
          <w:p w14:paraId="41D20C8C" w14:textId="726B8572"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18.2</w:t>
            </w:r>
          </w:p>
        </w:tc>
      </w:tr>
      <w:tr w:rsidR="00CE51AE" w:rsidRPr="00CE76D8" w14:paraId="29C251F6" w14:textId="77777777" w:rsidTr="00CE76D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17" w:type="dxa"/>
            <w:vMerge/>
            <w:hideMark/>
          </w:tcPr>
          <w:p w14:paraId="324C2235" w14:textId="77777777" w:rsidR="00CE51AE" w:rsidRPr="00CE76D8" w:rsidRDefault="00CE51AE" w:rsidP="00CE51AE">
            <w:pPr>
              <w:suppressAutoHyphens w:val="0"/>
              <w:spacing w:after="0" w:line="240" w:lineRule="auto"/>
              <w:jc w:val="center"/>
              <w:rPr>
                <w:rFonts w:ascii="Arial" w:hAnsi="Arial" w:cs="Arial"/>
                <w:sz w:val="20"/>
                <w:szCs w:val="20"/>
              </w:rPr>
            </w:pPr>
          </w:p>
        </w:tc>
        <w:tc>
          <w:tcPr>
            <w:tcW w:w="2338" w:type="dxa"/>
            <w:noWrap/>
            <w:vAlign w:val="center"/>
            <w:hideMark/>
          </w:tcPr>
          <w:p w14:paraId="2DC916C8" w14:textId="77777777" w:rsidR="00CE51AE" w:rsidRPr="00CE76D8" w:rsidRDefault="00CE51AE" w:rsidP="00CE51AE">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Hispanic</w:t>
            </w:r>
          </w:p>
        </w:tc>
        <w:tc>
          <w:tcPr>
            <w:tcW w:w="829" w:type="dxa"/>
            <w:noWrap/>
            <w:vAlign w:val="center"/>
          </w:tcPr>
          <w:p w14:paraId="167BD418" w14:textId="21EB5396"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31.3</w:t>
            </w:r>
          </w:p>
        </w:tc>
        <w:tc>
          <w:tcPr>
            <w:tcW w:w="791" w:type="dxa"/>
            <w:noWrap/>
            <w:vAlign w:val="center"/>
          </w:tcPr>
          <w:p w14:paraId="2784639A" w14:textId="5BF26DFE"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29.7</w:t>
            </w:r>
          </w:p>
        </w:tc>
        <w:tc>
          <w:tcPr>
            <w:tcW w:w="720" w:type="dxa"/>
            <w:noWrap/>
            <w:vAlign w:val="center"/>
          </w:tcPr>
          <w:p w14:paraId="1CEDDE58" w14:textId="7E729491"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33.0</w:t>
            </w:r>
          </w:p>
        </w:tc>
        <w:tc>
          <w:tcPr>
            <w:tcW w:w="275" w:type="dxa"/>
            <w:noWrap/>
            <w:vAlign w:val="center"/>
          </w:tcPr>
          <w:p w14:paraId="6C778FD0"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805" w:type="dxa"/>
            <w:noWrap/>
            <w:vAlign w:val="center"/>
          </w:tcPr>
          <w:p w14:paraId="41D50118" w14:textId="0CBA8314"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26.5</w:t>
            </w:r>
          </w:p>
        </w:tc>
        <w:tc>
          <w:tcPr>
            <w:tcW w:w="812" w:type="dxa"/>
            <w:noWrap/>
            <w:vAlign w:val="center"/>
          </w:tcPr>
          <w:p w14:paraId="2397CA2A" w14:textId="6A43483E"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25.8</w:t>
            </w:r>
          </w:p>
        </w:tc>
        <w:tc>
          <w:tcPr>
            <w:tcW w:w="723" w:type="dxa"/>
            <w:noWrap/>
            <w:vAlign w:val="center"/>
          </w:tcPr>
          <w:p w14:paraId="11337BF0" w14:textId="32375248"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27.2</w:t>
            </w:r>
          </w:p>
        </w:tc>
        <w:tc>
          <w:tcPr>
            <w:tcW w:w="270" w:type="dxa"/>
            <w:noWrap/>
            <w:vAlign w:val="center"/>
          </w:tcPr>
          <w:p w14:paraId="7F264F05"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20" w:type="dxa"/>
            <w:noWrap/>
            <w:vAlign w:val="center"/>
          </w:tcPr>
          <w:p w14:paraId="7BB272CA" w14:textId="0F5C733E"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17.5</w:t>
            </w:r>
          </w:p>
        </w:tc>
        <w:tc>
          <w:tcPr>
            <w:tcW w:w="720" w:type="dxa"/>
            <w:noWrap/>
            <w:vAlign w:val="center"/>
          </w:tcPr>
          <w:p w14:paraId="07EAB8E1" w14:textId="68BDD841"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17.0</w:t>
            </w:r>
          </w:p>
        </w:tc>
        <w:tc>
          <w:tcPr>
            <w:tcW w:w="720" w:type="dxa"/>
            <w:noWrap/>
            <w:vAlign w:val="center"/>
          </w:tcPr>
          <w:p w14:paraId="52C34F34" w14:textId="561E216F"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18.0</w:t>
            </w:r>
          </w:p>
        </w:tc>
      </w:tr>
      <w:tr w:rsidR="00CE51AE" w:rsidRPr="00CE76D8" w14:paraId="2DD68DC0" w14:textId="77777777" w:rsidTr="00CE76D8">
        <w:trPr>
          <w:trHeight w:val="315"/>
        </w:trPr>
        <w:tc>
          <w:tcPr>
            <w:cnfStyle w:val="001000000000" w:firstRow="0" w:lastRow="0" w:firstColumn="1" w:lastColumn="0" w:oddVBand="0" w:evenVBand="0" w:oddHBand="0" w:evenHBand="0" w:firstRowFirstColumn="0" w:firstRowLastColumn="0" w:lastRowFirstColumn="0" w:lastRowLastColumn="0"/>
            <w:tcW w:w="717" w:type="dxa"/>
            <w:vMerge/>
            <w:hideMark/>
          </w:tcPr>
          <w:p w14:paraId="1ECF1C91" w14:textId="77777777" w:rsidR="00CE51AE" w:rsidRPr="00CE76D8" w:rsidRDefault="00CE51AE" w:rsidP="00CE51AE">
            <w:pPr>
              <w:suppressAutoHyphens w:val="0"/>
              <w:spacing w:after="0" w:line="240" w:lineRule="auto"/>
              <w:jc w:val="center"/>
              <w:rPr>
                <w:rFonts w:ascii="Arial" w:hAnsi="Arial" w:cs="Arial"/>
                <w:sz w:val="20"/>
                <w:szCs w:val="20"/>
              </w:rPr>
            </w:pPr>
          </w:p>
        </w:tc>
        <w:tc>
          <w:tcPr>
            <w:tcW w:w="2338" w:type="dxa"/>
            <w:noWrap/>
            <w:vAlign w:val="center"/>
            <w:hideMark/>
          </w:tcPr>
          <w:p w14:paraId="0A87A41F" w14:textId="77777777" w:rsidR="00CE51AE" w:rsidRPr="00CE76D8" w:rsidRDefault="00CE51AE" w:rsidP="00CE51AE">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Non-Hispanic Black</w:t>
            </w:r>
          </w:p>
        </w:tc>
        <w:tc>
          <w:tcPr>
            <w:tcW w:w="829" w:type="dxa"/>
            <w:noWrap/>
            <w:vAlign w:val="center"/>
          </w:tcPr>
          <w:p w14:paraId="10AFEAA5" w14:textId="5CF587C6"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58.0</w:t>
            </w:r>
          </w:p>
        </w:tc>
        <w:tc>
          <w:tcPr>
            <w:tcW w:w="791" w:type="dxa"/>
            <w:noWrap/>
            <w:vAlign w:val="center"/>
          </w:tcPr>
          <w:p w14:paraId="47C963F4" w14:textId="526698B6"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55.9</w:t>
            </w:r>
          </w:p>
        </w:tc>
        <w:tc>
          <w:tcPr>
            <w:tcW w:w="720" w:type="dxa"/>
            <w:noWrap/>
            <w:vAlign w:val="center"/>
          </w:tcPr>
          <w:p w14:paraId="140C6155" w14:textId="44FD5988"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60.2</w:t>
            </w:r>
          </w:p>
        </w:tc>
        <w:tc>
          <w:tcPr>
            <w:tcW w:w="275" w:type="dxa"/>
            <w:noWrap/>
            <w:vAlign w:val="center"/>
          </w:tcPr>
          <w:p w14:paraId="39FEBD9D"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805" w:type="dxa"/>
            <w:noWrap/>
            <w:vAlign w:val="center"/>
          </w:tcPr>
          <w:p w14:paraId="7CBD11AA" w14:textId="466080F6"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59.6</w:t>
            </w:r>
          </w:p>
        </w:tc>
        <w:tc>
          <w:tcPr>
            <w:tcW w:w="812" w:type="dxa"/>
            <w:noWrap/>
            <w:vAlign w:val="center"/>
          </w:tcPr>
          <w:p w14:paraId="7C5B9A98" w14:textId="7F402CF0"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58.3</w:t>
            </w:r>
          </w:p>
        </w:tc>
        <w:tc>
          <w:tcPr>
            <w:tcW w:w="723" w:type="dxa"/>
            <w:noWrap/>
            <w:vAlign w:val="center"/>
          </w:tcPr>
          <w:p w14:paraId="6146B287" w14:textId="5C08EFA4"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60.9</w:t>
            </w:r>
          </w:p>
        </w:tc>
        <w:tc>
          <w:tcPr>
            <w:tcW w:w="270" w:type="dxa"/>
            <w:noWrap/>
            <w:vAlign w:val="center"/>
          </w:tcPr>
          <w:p w14:paraId="703BC1E0"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0" w:type="dxa"/>
            <w:noWrap/>
            <w:vAlign w:val="center"/>
          </w:tcPr>
          <w:p w14:paraId="3F89B09A" w14:textId="5DDE5B8A"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39.6</w:t>
            </w:r>
          </w:p>
        </w:tc>
        <w:tc>
          <w:tcPr>
            <w:tcW w:w="720" w:type="dxa"/>
            <w:noWrap/>
            <w:vAlign w:val="center"/>
          </w:tcPr>
          <w:p w14:paraId="2048D219" w14:textId="366AABBA"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38.5</w:t>
            </w:r>
          </w:p>
        </w:tc>
        <w:tc>
          <w:tcPr>
            <w:tcW w:w="720" w:type="dxa"/>
            <w:noWrap/>
            <w:vAlign w:val="center"/>
          </w:tcPr>
          <w:p w14:paraId="24B0CDDE" w14:textId="354ADC4E"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40.8</w:t>
            </w:r>
          </w:p>
        </w:tc>
      </w:tr>
      <w:tr w:rsidR="00CE51AE" w:rsidRPr="00CE76D8" w14:paraId="38CDB839" w14:textId="77777777" w:rsidTr="00CE76D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17" w:type="dxa"/>
            <w:vMerge/>
            <w:hideMark/>
          </w:tcPr>
          <w:p w14:paraId="1B08B8E6" w14:textId="77777777" w:rsidR="00CE51AE" w:rsidRPr="00CE76D8" w:rsidRDefault="00CE51AE" w:rsidP="00CE51AE">
            <w:pPr>
              <w:suppressAutoHyphens w:val="0"/>
              <w:spacing w:after="0" w:line="240" w:lineRule="auto"/>
              <w:jc w:val="center"/>
              <w:rPr>
                <w:rFonts w:ascii="Arial" w:hAnsi="Arial" w:cs="Arial"/>
                <w:sz w:val="20"/>
                <w:szCs w:val="20"/>
              </w:rPr>
            </w:pPr>
          </w:p>
        </w:tc>
        <w:tc>
          <w:tcPr>
            <w:tcW w:w="2338" w:type="dxa"/>
            <w:tcBorders>
              <w:bottom w:val="single" w:sz="4" w:space="0" w:color="auto"/>
            </w:tcBorders>
            <w:noWrap/>
            <w:vAlign w:val="center"/>
            <w:hideMark/>
          </w:tcPr>
          <w:p w14:paraId="38AA013C" w14:textId="77777777" w:rsidR="00CE51AE" w:rsidRPr="00CE76D8" w:rsidRDefault="00CE51AE" w:rsidP="00CE51AE">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Non-Hispanic White</w:t>
            </w:r>
          </w:p>
        </w:tc>
        <w:tc>
          <w:tcPr>
            <w:tcW w:w="829" w:type="dxa"/>
            <w:tcBorders>
              <w:bottom w:val="single" w:sz="4" w:space="0" w:color="auto"/>
            </w:tcBorders>
            <w:noWrap/>
            <w:vAlign w:val="center"/>
          </w:tcPr>
          <w:p w14:paraId="6CFE1EAE" w14:textId="13F27F18"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52.0</w:t>
            </w:r>
          </w:p>
        </w:tc>
        <w:tc>
          <w:tcPr>
            <w:tcW w:w="791" w:type="dxa"/>
            <w:tcBorders>
              <w:bottom w:val="single" w:sz="4" w:space="0" w:color="auto"/>
            </w:tcBorders>
            <w:noWrap/>
            <w:vAlign w:val="center"/>
          </w:tcPr>
          <w:p w14:paraId="6BEBE8C7" w14:textId="59027EA1"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51.1</w:t>
            </w:r>
          </w:p>
        </w:tc>
        <w:tc>
          <w:tcPr>
            <w:tcW w:w="720" w:type="dxa"/>
            <w:tcBorders>
              <w:bottom w:val="single" w:sz="4" w:space="0" w:color="auto"/>
            </w:tcBorders>
            <w:noWrap/>
            <w:vAlign w:val="center"/>
          </w:tcPr>
          <w:p w14:paraId="544E05F7" w14:textId="4FC0C832"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52.9</w:t>
            </w:r>
          </w:p>
        </w:tc>
        <w:tc>
          <w:tcPr>
            <w:tcW w:w="275" w:type="dxa"/>
            <w:tcBorders>
              <w:bottom w:val="single" w:sz="4" w:space="0" w:color="auto"/>
            </w:tcBorders>
            <w:noWrap/>
            <w:vAlign w:val="center"/>
          </w:tcPr>
          <w:p w14:paraId="5047AF51"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805" w:type="dxa"/>
            <w:tcBorders>
              <w:bottom w:val="single" w:sz="4" w:space="0" w:color="auto"/>
            </w:tcBorders>
            <w:noWrap/>
            <w:vAlign w:val="center"/>
          </w:tcPr>
          <w:p w14:paraId="691DA76A" w14:textId="31CCFA9C"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36.0</w:t>
            </w:r>
          </w:p>
        </w:tc>
        <w:tc>
          <w:tcPr>
            <w:tcW w:w="812" w:type="dxa"/>
            <w:tcBorders>
              <w:bottom w:val="single" w:sz="4" w:space="0" w:color="auto"/>
            </w:tcBorders>
            <w:noWrap/>
            <w:vAlign w:val="center"/>
          </w:tcPr>
          <w:p w14:paraId="31AC8A6A" w14:textId="1FB70159"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35.5</w:t>
            </w:r>
          </w:p>
        </w:tc>
        <w:tc>
          <w:tcPr>
            <w:tcW w:w="723" w:type="dxa"/>
            <w:tcBorders>
              <w:bottom w:val="single" w:sz="4" w:space="0" w:color="auto"/>
            </w:tcBorders>
            <w:noWrap/>
            <w:vAlign w:val="center"/>
          </w:tcPr>
          <w:p w14:paraId="4346D67B" w14:textId="4ABB8288"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36.5</w:t>
            </w:r>
          </w:p>
        </w:tc>
        <w:tc>
          <w:tcPr>
            <w:tcW w:w="270" w:type="dxa"/>
            <w:tcBorders>
              <w:bottom w:val="single" w:sz="4" w:space="0" w:color="auto"/>
            </w:tcBorders>
            <w:noWrap/>
            <w:vAlign w:val="center"/>
          </w:tcPr>
          <w:p w14:paraId="0F9EFB96"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20" w:type="dxa"/>
            <w:tcBorders>
              <w:bottom w:val="single" w:sz="4" w:space="0" w:color="auto"/>
            </w:tcBorders>
            <w:noWrap/>
            <w:vAlign w:val="center"/>
          </w:tcPr>
          <w:p w14:paraId="6126673B" w14:textId="168B7506"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22.9</w:t>
            </w:r>
          </w:p>
        </w:tc>
        <w:tc>
          <w:tcPr>
            <w:tcW w:w="720" w:type="dxa"/>
            <w:tcBorders>
              <w:bottom w:val="single" w:sz="4" w:space="0" w:color="auto"/>
            </w:tcBorders>
            <w:noWrap/>
            <w:vAlign w:val="center"/>
          </w:tcPr>
          <w:p w14:paraId="1953360D" w14:textId="7F1523F1"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22.4</w:t>
            </w:r>
          </w:p>
        </w:tc>
        <w:tc>
          <w:tcPr>
            <w:tcW w:w="720" w:type="dxa"/>
            <w:tcBorders>
              <w:bottom w:val="single" w:sz="4" w:space="0" w:color="auto"/>
            </w:tcBorders>
            <w:noWrap/>
            <w:vAlign w:val="center"/>
          </w:tcPr>
          <w:p w14:paraId="284D4E9D" w14:textId="6910E0AA"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23.3</w:t>
            </w:r>
          </w:p>
        </w:tc>
      </w:tr>
      <w:tr w:rsidR="00CE51AE" w:rsidRPr="00CE76D8" w14:paraId="154DDB4A" w14:textId="77777777" w:rsidTr="00CE76D8">
        <w:trPr>
          <w:trHeight w:val="315"/>
        </w:trPr>
        <w:tc>
          <w:tcPr>
            <w:cnfStyle w:val="001000000000" w:firstRow="0" w:lastRow="0" w:firstColumn="1" w:lastColumn="0" w:oddVBand="0" w:evenVBand="0" w:oddHBand="0" w:evenHBand="0" w:firstRowFirstColumn="0" w:firstRowLastColumn="0" w:lastRowFirstColumn="0" w:lastRowLastColumn="0"/>
            <w:tcW w:w="717" w:type="dxa"/>
            <w:vMerge w:val="restart"/>
            <w:noWrap/>
            <w:hideMark/>
          </w:tcPr>
          <w:p w14:paraId="47213EB8" w14:textId="77777777" w:rsidR="00CE51AE" w:rsidRPr="00CE76D8" w:rsidRDefault="00CE51AE" w:rsidP="00CE51AE">
            <w:pPr>
              <w:suppressAutoHyphens w:val="0"/>
              <w:spacing w:after="0" w:line="240" w:lineRule="auto"/>
              <w:jc w:val="center"/>
              <w:rPr>
                <w:rFonts w:ascii="Arial" w:hAnsi="Arial" w:cs="Arial"/>
                <w:sz w:val="20"/>
                <w:szCs w:val="20"/>
              </w:rPr>
            </w:pPr>
            <w:r w:rsidRPr="00CE76D8">
              <w:rPr>
                <w:rFonts w:ascii="Arial" w:hAnsi="Arial" w:cs="Arial"/>
                <w:sz w:val="20"/>
                <w:szCs w:val="20"/>
              </w:rPr>
              <w:t>60</w:t>
            </w:r>
          </w:p>
        </w:tc>
        <w:tc>
          <w:tcPr>
            <w:tcW w:w="2338" w:type="dxa"/>
            <w:tcBorders>
              <w:top w:val="single" w:sz="4" w:space="0" w:color="auto"/>
            </w:tcBorders>
            <w:noWrap/>
            <w:vAlign w:val="center"/>
            <w:hideMark/>
          </w:tcPr>
          <w:p w14:paraId="616FF4C7" w14:textId="026BA157" w:rsidR="00CE51AE" w:rsidRPr="00CE76D8" w:rsidRDefault="00CE51AE" w:rsidP="00CE51AE">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Asian/Pacific Islander</w:t>
            </w:r>
          </w:p>
        </w:tc>
        <w:tc>
          <w:tcPr>
            <w:tcW w:w="829" w:type="dxa"/>
            <w:tcBorders>
              <w:top w:val="single" w:sz="4" w:space="0" w:color="auto"/>
            </w:tcBorders>
            <w:noWrap/>
            <w:vAlign w:val="center"/>
          </w:tcPr>
          <w:p w14:paraId="1F0E71A1" w14:textId="4787CD5F"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34.9</w:t>
            </w:r>
          </w:p>
        </w:tc>
        <w:tc>
          <w:tcPr>
            <w:tcW w:w="791" w:type="dxa"/>
            <w:tcBorders>
              <w:top w:val="single" w:sz="4" w:space="0" w:color="auto"/>
            </w:tcBorders>
            <w:noWrap/>
            <w:vAlign w:val="center"/>
          </w:tcPr>
          <w:p w14:paraId="0829E038" w14:textId="3FDE99C4"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31.9</w:t>
            </w:r>
          </w:p>
        </w:tc>
        <w:tc>
          <w:tcPr>
            <w:tcW w:w="720" w:type="dxa"/>
            <w:tcBorders>
              <w:top w:val="single" w:sz="4" w:space="0" w:color="auto"/>
            </w:tcBorders>
            <w:noWrap/>
            <w:vAlign w:val="center"/>
          </w:tcPr>
          <w:p w14:paraId="498B76B2" w14:textId="59BDCF64"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38.0</w:t>
            </w:r>
          </w:p>
        </w:tc>
        <w:tc>
          <w:tcPr>
            <w:tcW w:w="275" w:type="dxa"/>
            <w:tcBorders>
              <w:top w:val="single" w:sz="4" w:space="0" w:color="auto"/>
            </w:tcBorders>
            <w:noWrap/>
            <w:vAlign w:val="center"/>
          </w:tcPr>
          <w:p w14:paraId="065566E8"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805" w:type="dxa"/>
            <w:tcBorders>
              <w:top w:val="single" w:sz="4" w:space="0" w:color="auto"/>
            </w:tcBorders>
            <w:noWrap/>
            <w:vAlign w:val="center"/>
          </w:tcPr>
          <w:p w14:paraId="15597666" w14:textId="61CA0B5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34.8</w:t>
            </w:r>
          </w:p>
        </w:tc>
        <w:tc>
          <w:tcPr>
            <w:tcW w:w="812" w:type="dxa"/>
            <w:tcBorders>
              <w:top w:val="single" w:sz="4" w:space="0" w:color="auto"/>
            </w:tcBorders>
            <w:noWrap/>
            <w:vAlign w:val="center"/>
          </w:tcPr>
          <w:p w14:paraId="241FEFAA" w14:textId="1F21E48B"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33.4</w:t>
            </w:r>
          </w:p>
        </w:tc>
        <w:tc>
          <w:tcPr>
            <w:tcW w:w="723" w:type="dxa"/>
            <w:tcBorders>
              <w:top w:val="single" w:sz="4" w:space="0" w:color="auto"/>
            </w:tcBorders>
            <w:noWrap/>
            <w:vAlign w:val="center"/>
          </w:tcPr>
          <w:p w14:paraId="783A009B" w14:textId="72497D76"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36.3</w:t>
            </w:r>
          </w:p>
        </w:tc>
        <w:tc>
          <w:tcPr>
            <w:tcW w:w="270" w:type="dxa"/>
            <w:tcBorders>
              <w:top w:val="single" w:sz="4" w:space="0" w:color="auto"/>
            </w:tcBorders>
            <w:noWrap/>
            <w:vAlign w:val="center"/>
          </w:tcPr>
          <w:p w14:paraId="64362ED2"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0" w:type="dxa"/>
            <w:tcBorders>
              <w:top w:val="single" w:sz="4" w:space="0" w:color="auto"/>
            </w:tcBorders>
            <w:noWrap/>
            <w:vAlign w:val="center"/>
          </w:tcPr>
          <w:p w14:paraId="0DAF1984" w14:textId="085F1753"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27.8</w:t>
            </w:r>
          </w:p>
        </w:tc>
        <w:tc>
          <w:tcPr>
            <w:tcW w:w="720" w:type="dxa"/>
            <w:tcBorders>
              <w:top w:val="single" w:sz="4" w:space="0" w:color="auto"/>
            </w:tcBorders>
            <w:noWrap/>
            <w:vAlign w:val="center"/>
          </w:tcPr>
          <w:p w14:paraId="11728DA9" w14:textId="430E7D94"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26.9</w:t>
            </w:r>
          </w:p>
        </w:tc>
        <w:tc>
          <w:tcPr>
            <w:tcW w:w="720" w:type="dxa"/>
            <w:tcBorders>
              <w:top w:val="single" w:sz="4" w:space="0" w:color="auto"/>
            </w:tcBorders>
            <w:noWrap/>
            <w:vAlign w:val="center"/>
          </w:tcPr>
          <w:p w14:paraId="72B1426A" w14:textId="1DF479F9"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28.8</w:t>
            </w:r>
          </w:p>
        </w:tc>
      </w:tr>
      <w:tr w:rsidR="00CE51AE" w:rsidRPr="00CE76D8" w14:paraId="6A035FB3" w14:textId="77777777" w:rsidTr="00CE76D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17" w:type="dxa"/>
            <w:vMerge/>
            <w:hideMark/>
          </w:tcPr>
          <w:p w14:paraId="66E2663F" w14:textId="77777777" w:rsidR="00CE51AE" w:rsidRPr="00CE76D8" w:rsidRDefault="00CE51AE" w:rsidP="00CE51AE">
            <w:pPr>
              <w:suppressAutoHyphens w:val="0"/>
              <w:spacing w:after="0" w:line="240" w:lineRule="auto"/>
              <w:jc w:val="center"/>
              <w:rPr>
                <w:rFonts w:ascii="Arial" w:hAnsi="Arial" w:cs="Arial"/>
                <w:sz w:val="20"/>
                <w:szCs w:val="20"/>
              </w:rPr>
            </w:pPr>
          </w:p>
        </w:tc>
        <w:tc>
          <w:tcPr>
            <w:tcW w:w="2338" w:type="dxa"/>
            <w:noWrap/>
            <w:vAlign w:val="center"/>
            <w:hideMark/>
          </w:tcPr>
          <w:p w14:paraId="167959DA" w14:textId="77777777" w:rsidR="00CE51AE" w:rsidRPr="00CE76D8" w:rsidRDefault="00CE51AE" w:rsidP="00CE51AE">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Hispanic</w:t>
            </w:r>
          </w:p>
        </w:tc>
        <w:tc>
          <w:tcPr>
            <w:tcW w:w="829" w:type="dxa"/>
            <w:noWrap/>
            <w:vAlign w:val="center"/>
          </w:tcPr>
          <w:p w14:paraId="4878C74D" w14:textId="46F80BD1"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44.7</w:t>
            </w:r>
          </w:p>
        </w:tc>
        <w:tc>
          <w:tcPr>
            <w:tcW w:w="791" w:type="dxa"/>
            <w:noWrap/>
            <w:vAlign w:val="center"/>
          </w:tcPr>
          <w:p w14:paraId="5C82BD45" w14:textId="34EA19E8"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42.3</w:t>
            </w:r>
          </w:p>
        </w:tc>
        <w:tc>
          <w:tcPr>
            <w:tcW w:w="720" w:type="dxa"/>
            <w:noWrap/>
            <w:vAlign w:val="center"/>
          </w:tcPr>
          <w:p w14:paraId="1EA3FA47" w14:textId="13F0AFFA"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47.3</w:t>
            </w:r>
          </w:p>
        </w:tc>
        <w:tc>
          <w:tcPr>
            <w:tcW w:w="275" w:type="dxa"/>
            <w:noWrap/>
            <w:vAlign w:val="center"/>
          </w:tcPr>
          <w:p w14:paraId="13C53316"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805" w:type="dxa"/>
            <w:noWrap/>
            <w:vAlign w:val="center"/>
          </w:tcPr>
          <w:p w14:paraId="0F459CCD" w14:textId="139BC35E"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40.1</w:t>
            </w:r>
          </w:p>
        </w:tc>
        <w:tc>
          <w:tcPr>
            <w:tcW w:w="812" w:type="dxa"/>
            <w:noWrap/>
            <w:vAlign w:val="center"/>
          </w:tcPr>
          <w:p w14:paraId="7C9D14B9" w14:textId="59A2B3CE"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39.0</w:t>
            </w:r>
          </w:p>
        </w:tc>
        <w:tc>
          <w:tcPr>
            <w:tcW w:w="723" w:type="dxa"/>
            <w:noWrap/>
            <w:vAlign w:val="center"/>
          </w:tcPr>
          <w:p w14:paraId="3130FC83" w14:textId="51D8CAB0"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41.2</w:t>
            </w:r>
          </w:p>
        </w:tc>
        <w:tc>
          <w:tcPr>
            <w:tcW w:w="270" w:type="dxa"/>
            <w:noWrap/>
            <w:vAlign w:val="center"/>
          </w:tcPr>
          <w:p w14:paraId="3F53F872"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20" w:type="dxa"/>
            <w:noWrap/>
            <w:vAlign w:val="center"/>
          </w:tcPr>
          <w:p w14:paraId="136EF280" w14:textId="04E4AE83"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30.2</w:t>
            </w:r>
          </w:p>
        </w:tc>
        <w:tc>
          <w:tcPr>
            <w:tcW w:w="720" w:type="dxa"/>
            <w:noWrap/>
            <w:vAlign w:val="center"/>
          </w:tcPr>
          <w:p w14:paraId="2259DE1C" w14:textId="540792A2"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29.5</w:t>
            </w:r>
          </w:p>
        </w:tc>
        <w:tc>
          <w:tcPr>
            <w:tcW w:w="720" w:type="dxa"/>
            <w:noWrap/>
            <w:vAlign w:val="center"/>
          </w:tcPr>
          <w:p w14:paraId="6CAAA831" w14:textId="41912FC9"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31.0</w:t>
            </w:r>
          </w:p>
        </w:tc>
      </w:tr>
      <w:tr w:rsidR="00CE51AE" w:rsidRPr="00CE76D8" w14:paraId="59CCC96C" w14:textId="77777777" w:rsidTr="00CE76D8">
        <w:trPr>
          <w:trHeight w:val="315"/>
        </w:trPr>
        <w:tc>
          <w:tcPr>
            <w:cnfStyle w:val="001000000000" w:firstRow="0" w:lastRow="0" w:firstColumn="1" w:lastColumn="0" w:oddVBand="0" w:evenVBand="0" w:oddHBand="0" w:evenHBand="0" w:firstRowFirstColumn="0" w:firstRowLastColumn="0" w:lastRowFirstColumn="0" w:lastRowLastColumn="0"/>
            <w:tcW w:w="717" w:type="dxa"/>
            <w:vMerge/>
            <w:hideMark/>
          </w:tcPr>
          <w:p w14:paraId="1E7B58A1" w14:textId="77777777" w:rsidR="00CE51AE" w:rsidRPr="00CE76D8" w:rsidRDefault="00CE51AE" w:rsidP="00CE51AE">
            <w:pPr>
              <w:suppressAutoHyphens w:val="0"/>
              <w:spacing w:after="0" w:line="240" w:lineRule="auto"/>
              <w:jc w:val="center"/>
              <w:rPr>
                <w:rFonts w:ascii="Arial" w:hAnsi="Arial" w:cs="Arial"/>
                <w:sz w:val="20"/>
                <w:szCs w:val="20"/>
              </w:rPr>
            </w:pPr>
          </w:p>
        </w:tc>
        <w:tc>
          <w:tcPr>
            <w:tcW w:w="2338" w:type="dxa"/>
            <w:noWrap/>
            <w:vAlign w:val="center"/>
            <w:hideMark/>
          </w:tcPr>
          <w:p w14:paraId="7D03E2F7" w14:textId="77777777" w:rsidR="00CE51AE" w:rsidRPr="00CE76D8" w:rsidRDefault="00CE51AE" w:rsidP="00CE51AE">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Non-Hispanic Black</w:t>
            </w:r>
          </w:p>
        </w:tc>
        <w:tc>
          <w:tcPr>
            <w:tcW w:w="829" w:type="dxa"/>
            <w:noWrap/>
            <w:vAlign w:val="center"/>
          </w:tcPr>
          <w:p w14:paraId="19270CB4" w14:textId="79E3112D"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79.3</w:t>
            </w:r>
          </w:p>
        </w:tc>
        <w:tc>
          <w:tcPr>
            <w:tcW w:w="791" w:type="dxa"/>
            <w:noWrap/>
            <w:vAlign w:val="center"/>
          </w:tcPr>
          <w:p w14:paraId="0A1F0952" w14:textId="1716DF6A"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76.4</w:t>
            </w:r>
          </w:p>
        </w:tc>
        <w:tc>
          <w:tcPr>
            <w:tcW w:w="720" w:type="dxa"/>
            <w:noWrap/>
            <w:vAlign w:val="center"/>
          </w:tcPr>
          <w:p w14:paraId="63B53D8B" w14:textId="6385A6EB"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82.2</w:t>
            </w:r>
          </w:p>
        </w:tc>
        <w:tc>
          <w:tcPr>
            <w:tcW w:w="275" w:type="dxa"/>
            <w:noWrap/>
            <w:vAlign w:val="center"/>
          </w:tcPr>
          <w:p w14:paraId="3B06E486"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805" w:type="dxa"/>
            <w:noWrap/>
            <w:vAlign w:val="center"/>
          </w:tcPr>
          <w:p w14:paraId="1279B928" w14:textId="1961752B"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84.9</w:t>
            </w:r>
          </w:p>
        </w:tc>
        <w:tc>
          <w:tcPr>
            <w:tcW w:w="812" w:type="dxa"/>
            <w:noWrap/>
            <w:vAlign w:val="center"/>
          </w:tcPr>
          <w:p w14:paraId="62C0EA27" w14:textId="4AD8A665"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83.1</w:t>
            </w:r>
          </w:p>
        </w:tc>
        <w:tc>
          <w:tcPr>
            <w:tcW w:w="723" w:type="dxa"/>
            <w:noWrap/>
            <w:vAlign w:val="center"/>
          </w:tcPr>
          <w:p w14:paraId="1DE3C3F8" w14:textId="74745E3C"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86.7</w:t>
            </w:r>
          </w:p>
        </w:tc>
        <w:tc>
          <w:tcPr>
            <w:tcW w:w="270" w:type="dxa"/>
            <w:noWrap/>
            <w:vAlign w:val="center"/>
          </w:tcPr>
          <w:p w14:paraId="45E1C6DA"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0" w:type="dxa"/>
            <w:noWrap/>
            <w:vAlign w:val="center"/>
          </w:tcPr>
          <w:p w14:paraId="01967729" w14:textId="2F501311"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64.2</w:t>
            </w:r>
          </w:p>
        </w:tc>
        <w:tc>
          <w:tcPr>
            <w:tcW w:w="720" w:type="dxa"/>
            <w:noWrap/>
            <w:vAlign w:val="center"/>
          </w:tcPr>
          <w:p w14:paraId="04660AD5" w14:textId="2DF842FA"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62.7</w:t>
            </w:r>
          </w:p>
        </w:tc>
        <w:tc>
          <w:tcPr>
            <w:tcW w:w="720" w:type="dxa"/>
            <w:noWrap/>
            <w:vAlign w:val="center"/>
          </w:tcPr>
          <w:p w14:paraId="59BA43ED" w14:textId="282E3575"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65.8</w:t>
            </w:r>
          </w:p>
        </w:tc>
      </w:tr>
      <w:tr w:rsidR="00CE51AE" w:rsidRPr="00CE76D8" w14:paraId="18930E12" w14:textId="77777777" w:rsidTr="00CE76D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17" w:type="dxa"/>
            <w:vMerge/>
            <w:hideMark/>
          </w:tcPr>
          <w:p w14:paraId="20582B86" w14:textId="77777777" w:rsidR="00CE51AE" w:rsidRPr="00CE76D8" w:rsidRDefault="00CE51AE" w:rsidP="00CE51AE">
            <w:pPr>
              <w:suppressAutoHyphens w:val="0"/>
              <w:spacing w:after="0" w:line="240" w:lineRule="auto"/>
              <w:jc w:val="center"/>
              <w:rPr>
                <w:rFonts w:ascii="Arial" w:hAnsi="Arial" w:cs="Arial"/>
                <w:sz w:val="20"/>
                <w:szCs w:val="20"/>
              </w:rPr>
            </w:pPr>
          </w:p>
        </w:tc>
        <w:tc>
          <w:tcPr>
            <w:tcW w:w="2338" w:type="dxa"/>
            <w:tcBorders>
              <w:bottom w:val="single" w:sz="4" w:space="0" w:color="auto"/>
            </w:tcBorders>
            <w:noWrap/>
            <w:vAlign w:val="center"/>
            <w:hideMark/>
          </w:tcPr>
          <w:p w14:paraId="718A6DBF" w14:textId="77777777" w:rsidR="00CE51AE" w:rsidRPr="00CE76D8" w:rsidRDefault="00CE51AE" w:rsidP="00CE51AE">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Non-Hispanic White</w:t>
            </w:r>
          </w:p>
        </w:tc>
        <w:tc>
          <w:tcPr>
            <w:tcW w:w="829" w:type="dxa"/>
            <w:tcBorders>
              <w:bottom w:val="single" w:sz="4" w:space="0" w:color="auto"/>
            </w:tcBorders>
            <w:noWrap/>
            <w:vAlign w:val="center"/>
          </w:tcPr>
          <w:p w14:paraId="66A12FD2" w14:textId="0FC58BAB"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86.8</w:t>
            </w:r>
          </w:p>
        </w:tc>
        <w:tc>
          <w:tcPr>
            <w:tcW w:w="791" w:type="dxa"/>
            <w:tcBorders>
              <w:bottom w:val="single" w:sz="4" w:space="0" w:color="auto"/>
            </w:tcBorders>
            <w:noWrap/>
            <w:vAlign w:val="center"/>
          </w:tcPr>
          <w:p w14:paraId="50B479CF" w14:textId="288BE182"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85.3</w:t>
            </w:r>
          </w:p>
        </w:tc>
        <w:tc>
          <w:tcPr>
            <w:tcW w:w="720" w:type="dxa"/>
            <w:tcBorders>
              <w:bottom w:val="single" w:sz="4" w:space="0" w:color="auto"/>
            </w:tcBorders>
            <w:noWrap/>
            <w:vAlign w:val="center"/>
          </w:tcPr>
          <w:p w14:paraId="36B1D0F8" w14:textId="19570F85"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88.3</w:t>
            </w:r>
          </w:p>
        </w:tc>
        <w:tc>
          <w:tcPr>
            <w:tcW w:w="275" w:type="dxa"/>
            <w:tcBorders>
              <w:bottom w:val="single" w:sz="4" w:space="0" w:color="auto"/>
            </w:tcBorders>
            <w:noWrap/>
            <w:vAlign w:val="center"/>
          </w:tcPr>
          <w:p w14:paraId="5EAA7A9B"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805" w:type="dxa"/>
            <w:tcBorders>
              <w:bottom w:val="single" w:sz="4" w:space="0" w:color="auto"/>
            </w:tcBorders>
            <w:noWrap/>
            <w:vAlign w:val="center"/>
          </w:tcPr>
          <w:p w14:paraId="4D2E7535" w14:textId="3BFB2C3F"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64.9</w:t>
            </w:r>
          </w:p>
        </w:tc>
        <w:tc>
          <w:tcPr>
            <w:tcW w:w="812" w:type="dxa"/>
            <w:tcBorders>
              <w:bottom w:val="single" w:sz="4" w:space="0" w:color="auto"/>
            </w:tcBorders>
            <w:noWrap/>
            <w:vAlign w:val="center"/>
          </w:tcPr>
          <w:p w14:paraId="0A53577C" w14:textId="2DDD38F1"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64.1</w:t>
            </w:r>
          </w:p>
        </w:tc>
        <w:tc>
          <w:tcPr>
            <w:tcW w:w="723" w:type="dxa"/>
            <w:tcBorders>
              <w:bottom w:val="single" w:sz="4" w:space="0" w:color="auto"/>
            </w:tcBorders>
            <w:noWrap/>
            <w:vAlign w:val="center"/>
          </w:tcPr>
          <w:p w14:paraId="3A4FF2BC" w14:textId="1ADE370A"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65.8</w:t>
            </w:r>
          </w:p>
        </w:tc>
        <w:tc>
          <w:tcPr>
            <w:tcW w:w="270" w:type="dxa"/>
            <w:tcBorders>
              <w:bottom w:val="single" w:sz="4" w:space="0" w:color="auto"/>
            </w:tcBorders>
            <w:noWrap/>
            <w:vAlign w:val="center"/>
          </w:tcPr>
          <w:p w14:paraId="281FE31A"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20" w:type="dxa"/>
            <w:tcBorders>
              <w:bottom w:val="single" w:sz="4" w:space="0" w:color="auto"/>
            </w:tcBorders>
            <w:noWrap/>
            <w:vAlign w:val="center"/>
          </w:tcPr>
          <w:p w14:paraId="6A5816E3" w14:textId="59F24B08"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41.1</w:t>
            </w:r>
          </w:p>
        </w:tc>
        <w:tc>
          <w:tcPr>
            <w:tcW w:w="720" w:type="dxa"/>
            <w:tcBorders>
              <w:bottom w:val="single" w:sz="4" w:space="0" w:color="auto"/>
            </w:tcBorders>
            <w:noWrap/>
            <w:vAlign w:val="center"/>
          </w:tcPr>
          <w:p w14:paraId="5072F661" w14:textId="3F3547ED"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40.5</w:t>
            </w:r>
          </w:p>
        </w:tc>
        <w:tc>
          <w:tcPr>
            <w:tcW w:w="720" w:type="dxa"/>
            <w:tcBorders>
              <w:bottom w:val="single" w:sz="4" w:space="0" w:color="auto"/>
            </w:tcBorders>
            <w:noWrap/>
            <w:vAlign w:val="center"/>
          </w:tcPr>
          <w:p w14:paraId="6562C100" w14:textId="7A1516A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41.8</w:t>
            </w:r>
          </w:p>
        </w:tc>
      </w:tr>
      <w:tr w:rsidR="00CE51AE" w:rsidRPr="00CE76D8" w14:paraId="69DE4A80" w14:textId="77777777" w:rsidTr="00CE76D8">
        <w:trPr>
          <w:trHeight w:val="315"/>
        </w:trPr>
        <w:tc>
          <w:tcPr>
            <w:cnfStyle w:val="001000000000" w:firstRow="0" w:lastRow="0" w:firstColumn="1" w:lastColumn="0" w:oddVBand="0" w:evenVBand="0" w:oddHBand="0" w:evenHBand="0" w:firstRowFirstColumn="0" w:firstRowLastColumn="0" w:lastRowFirstColumn="0" w:lastRowLastColumn="0"/>
            <w:tcW w:w="717" w:type="dxa"/>
            <w:vMerge w:val="restart"/>
            <w:noWrap/>
            <w:hideMark/>
          </w:tcPr>
          <w:p w14:paraId="5C8F7FAF" w14:textId="77777777" w:rsidR="00CE51AE" w:rsidRPr="00CE76D8" w:rsidRDefault="00CE51AE" w:rsidP="00CE51AE">
            <w:pPr>
              <w:suppressAutoHyphens w:val="0"/>
              <w:spacing w:after="0" w:line="240" w:lineRule="auto"/>
              <w:jc w:val="center"/>
              <w:rPr>
                <w:rFonts w:ascii="Arial" w:hAnsi="Arial" w:cs="Arial"/>
                <w:sz w:val="20"/>
                <w:szCs w:val="20"/>
              </w:rPr>
            </w:pPr>
            <w:r w:rsidRPr="00CE76D8">
              <w:rPr>
                <w:rFonts w:ascii="Arial" w:hAnsi="Arial" w:cs="Arial"/>
                <w:sz w:val="20"/>
                <w:szCs w:val="20"/>
              </w:rPr>
              <w:t>70</w:t>
            </w:r>
          </w:p>
        </w:tc>
        <w:tc>
          <w:tcPr>
            <w:tcW w:w="2338" w:type="dxa"/>
            <w:tcBorders>
              <w:top w:val="single" w:sz="4" w:space="0" w:color="auto"/>
            </w:tcBorders>
            <w:noWrap/>
            <w:vAlign w:val="center"/>
            <w:hideMark/>
          </w:tcPr>
          <w:p w14:paraId="082250CB" w14:textId="56D599AB" w:rsidR="00CE51AE" w:rsidRPr="00CE76D8" w:rsidRDefault="00CE51AE" w:rsidP="00CE51AE">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Asian/Pacific Islander</w:t>
            </w:r>
          </w:p>
        </w:tc>
        <w:tc>
          <w:tcPr>
            <w:tcW w:w="829" w:type="dxa"/>
            <w:tcBorders>
              <w:top w:val="single" w:sz="4" w:space="0" w:color="auto"/>
            </w:tcBorders>
            <w:noWrap/>
            <w:vAlign w:val="center"/>
          </w:tcPr>
          <w:p w14:paraId="278224A9" w14:textId="1612F06B"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31.5</w:t>
            </w:r>
          </w:p>
        </w:tc>
        <w:tc>
          <w:tcPr>
            <w:tcW w:w="791" w:type="dxa"/>
            <w:tcBorders>
              <w:top w:val="single" w:sz="4" w:space="0" w:color="auto"/>
            </w:tcBorders>
            <w:noWrap/>
            <w:vAlign w:val="center"/>
          </w:tcPr>
          <w:p w14:paraId="46C5219D" w14:textId="6F9DF423"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28.7</w:t>
            </w:r>
          </w:p>
        </w:tc>
        <w:tc>
          <w:tcPr>
            <w:tcW w:w="720" w:type="dxa"/>
            <w:tcBorders>
              <w:top w:val="single" w:sz="4" w:space="0" w:color="auto"/>
            </w:tcBorders>
            <w:noWrap/>
            <w:vAlign w:val="center"/>
          </w:tcPr>
          <w:p w14:paraId="13A7630C" w14:textId="19ABD68F"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34.6</w:t>
            </w:r>
          </w:p>
        </w:tc>
        <w:tc>
          <w:tcPr>
            <w:tcW w:w="275" w:type="dxa"/>
            <w:tcBorders>
              <w:top w:val="single" w:sz="4" w:space="0" w:color="auto"/>
            </w:tcBorders>
            <w:noWrap/>
            <w:vAlign w:val="center"/>
          </w:tcPr>
          <w:p w14:paraId="178F8320"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805" w:type="dxa"/>
            <w:tcBorders>
              <w:top w:val="single" w:sz="4" w:space="0" w:color="auto"/>
            </w:tcBorders>
            <w:noWrap/>
            <w:vAlign w:val="center"/>
          </w:tcPr>
          <w:p w14:paraId="77A62C34" w14:textId="7052D88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40.5</w:t>
            </w:r>
          </w:p>
        </w:tc>
        <w:tc>
          <w:tcPr>
            <w:tcW w:w="812" w:type="dxa"/>
            <w:tcBorders>
              <w:top w:val="single" w:sz="4" w:space="0" w:color="auto"/>
            </w:tcBorders>
            <w:noWrap/>
            <w:vAlign w:val="center"/>
          </w:tcPr>
          <w:p w14:paraId="3CFAAEF7" w14:textId="3549B62B"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38.7</w:t>
            </w:r>
          </w:p>
        </w:tc>
        <w:tc>
          <w:tcPr>
            <w:tcW w:w="723" w:type="dxa"/>
            <w:tcBorders>
              <w:top w:val="single" w:sz="4" w:space="0" w:color="auto"/>
            </w:tcBorders>
            <w:noWrap/>
            <w:vAlign w:val="center"/>
          </w:tcPr>
          <w:p w14:paraId="78171F1B" w14:textId="67DE64AA"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42.3</w:t>
            </w:r>
          </w:p>
        </w:tc>
        <w:tc>
          <w:tcPr>
            <w:tcW w:w="270" w:type="dxa"/>
            <w:tcBorders>
              <w:top w:val="single" w:sz="4" w:space="0" w:color="auto"/>
            </w:tcBorders>
            <w:noWrap/>
            <w:vAlign w:val="center"/>
          </w:tcPr>
          <w:p w14:paraId="2A1145CC"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0" w:type="dxa"/>
            <w:tcBorders>
              <w:top w:val="single" w:sz="4" w:space="0" w:color="auto"/>
            </w:tcBorders>
            <w:noWrap/>
            <w:vAlign w:val="center"/>
          </w:tcPr>
          <w:p w14:paraId="73AF67AA" w14:textId="59C8ADD1"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37.0</w:t>
            </w:r>
          </w:p>
        </w:tc>
        <w:tc>
          <w:tcPr>
            <w:tcW w:w="720" w:type="dxa"/>
            <w:tcBorders>
              <w:top w:val="single" w:sz="4" w:space="0" w:color="auto"/>
            </w:tcBorders>
            <w:noWrap/>
            <w:vAlign w:val="center"/>
          </w:tcPr>
          <w:p w14:paraId="2B28ECAE" w14:textId="02C0FF86"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35.6</w:t>
            </w:r>
          </w:p>
        </w:tc>
        <w:tc>
          <w:tcPr>
            <w:tcW w:w="720" w:type="dxa"/>
            <w:tcBorders>
              <w:top w:val="single" w:sz="4" w:space="0" w:color="auto"/>
            </w:tcBorders>
            <w:noWrap/>
            <w:vAlign w:val="center"/>
          </w:tcPr>
          <w:p w14:paraId="5C0C95DE" w14:textId="41176DEE"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38.4</w:t>
            </w:r>
          </w:p>
        </w:tc>
      </w:tr>
      <w:tr w:rsidR="00CE51AE" w:rsidRPr="00CE76D8" w14:paraId="638A3EA1" w14:textId="77777777" w:rsidTr="00CE76D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17" w:type="dxa"/>
            <w:vMerge/>
            <w:hideMark/>
          </w:tcPr>
          <w:p w14:paraId="0FDCFD13" w14:textId="77777777" w:rsidR="00CE51AE" w:rsidRPr="00CE76D8" w:rsidRDefault="00CE51AE" w:rsidP="00CE51AE">
            <w:pPr>
              <w:suppressAutoHyphens w:val="0"/>
              <w:spacing w:after="0" w:line="240" w:lineRule="auto"/>
              <w:jc w:val="center"/>
              <w:rPr>
                <w:rFonts w:ascii="Arial" w:hAnsi="Arial" w:cs="Arial"/>
                <w:sz w:val="20"/>
                <w:szCs w:val="20"/>
              </w:rPr>
            </w:pPr>
          </w:p>
        </w:tc>
        <w:tc>
          <w:tcPr>
            <w:tcW w:w="2338" w:type="dxa"/>
            <w:noWrap/>
            <w:vAlign w:val="center"/>
            <w:hideMark/>
          </w:tcPr>
          <w:p w14:paraId="2BE57CF3" w14:textId="77777777" w:rsidR="00CE51AE" w:rsidRPr="00CE76D8" w:rsidRDefault="00CE51AE" w:rsidP="00CE51AE">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Hispanic</w:t>
            </w:r>
          </w:p>
        </w:tc>
        <w:tc>
          <w:tcPr>
            <w:tcW w:w="829" w:type="dxa"/>
            <w:noWrap/>
            <w:vAlign w:val="center"/>
          </w:tcPr>
          <w:p w14:paraId="1DF72EDA" w14:textId="3AE10A6C"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48.2</w:t>
            </w:r>
          </w:p>
        </w:tc>
        <w:tc>
          <w:tcPr>
            <w:tcW w:w="791" w:type="dxa"/>
            <w:noWrap/>
            <w:vAlign w:val="center"/>
          </w:tcPr>
          <w:p w14:paraId="2ECD19FE" w14:textId="66599C3C"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45.4</w:t>
            </w:r>
          </w:p>
        </w:tc>
        <w:tc>
          <w:tcPr>
            <w:tcW w:w="720" w:type="dxa"/>
            <w:noWrap/>
            <w:vAlign w:val="center"/>
          </w:tcPr>
          <w:p w14:paraId="0D6AF2FA" w14:textId="16CBA32F"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51.2</w:t>
            </w:r>
          </w:p>
        </w:tc>
        <w:tc>
          <w:tcPr>
            <w:tcW w:w="275" w:type="dxa"/>
            <w:noWrap/>
            <w:vAlign w:val="center"/>
          </w:tcPr>
          <w:p w14:paraId="5AF82228"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805" w:type="dxa"/>
            <w:noWrap/>
            <w:vAlign w:val="center"/>
          </w:tcPr>
          <w:p w14:paraId="7C43415A" w14:textId="1D3FFF71"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55.0</w:t>
            </w:r>
          </w:p>
        </w:tc>
        <w:tc>
          <w:tcPr>
            <w:tcW w:w="812" w:type="dxa"/>
            <w:noWrap/>
            <w:vAlign w:val="center"/>
          </w:tcPr>
          <w:p w14:paraId="3B2F1E52" w14:textId="3B3762D3"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53.5</w:t>
            </w:r>
          </w:p>
        </w:tc>
        <w:tc>
          <w:tcPr>
            <w:tcW w:w="723" w:type="dxa"/>
            <w:noWrap/>
            <w:vAlign w:val="center"/>
          </w:tcPr>
          <w:p w14:paraId="19AAF6C0" w14:textId="56D70B26"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56.6</w:t>
            </w:r>
          </w:p>
        </w:tc>
        <w:tc>
          <w:tcPr>
            <w:tcW w:w="270" w:type="dxa"/>
            <w:noWrap/>
            <w:vAlign w:val="center"/>
          </w:tcPr>
          <w:p w14:paraId="4EC8D7C0"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20" w:type="dxa"/>
            <w:noWrap/>
            <w:vAlign w:val="center"/>
          </w:tcPr>
          <w:p w14:paraId="0A09BCD7" w14:textId="12D38A1F"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47.2</w:t>
            </w:r>
          </w:p>
        </w:tc>
        <w:tc>
          <w:tcPr>
            <w:tcW w:w="720" w:type="dxa"/>
            <w:noWrap/>
            <w:vAlign w:val="center"/>
          </w:tcPr>
          <w:p w14:paraId="329E40A6" w14:textId="58668E84"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46.0</w:t>
            </w:r>
          </w:p>
        </w:tc>
        <w:tc>
          <w:tcPr>
            <w:tcW w:w="720" w:type="dxa"/>
            <w:noWrap/>
            <w:vAlign w:val="center"/>
          </w:tcPr>
          <w:p w14:paraId="7C22F126" w14:textId="71765430"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48.4</w:t>
            </w:r>
          </w:p>
        </w:tc>
      </w:tr>
      <w:tr w:rsidR="00CE51AE" w:rsidRPr="00CE76D8" w14:paraId="0BE06D1C" w14:textId="77777777" w:rsidTr="00CE76D8">
        <w:trPr>
          <w:trHeight w:val="315"/>
        </w:trPr>
        <w:tc>
          <w:tcPr>
            <w:cnfStyle w:val="001000000000" w:firstRow="0" w:lastRow="0" w:firstColumn="1" w:lastColumn="0" w:oddVBand="0" w:evenVBand="0" w:oddHBand="0" w:evenHBand="0" w:firstRowFirstColumn="0" w:firstRowLastColumn="0" w:lastRowFirstColumn="0" w:lastRowLastColumn="0"/>
            <w:tcW w:w="717" w:type="dxa"/>
            <w:vMerge/>
            <w:hideMark/>
          </w:tcPr>
          <w:p w14:paraId="4991A232" w14:textId="77777777" w:rsidR="00CE51AE" w:rsidRPr="00CE76D8" w:rsidRDefault="00CE51AE" w:rsidP="00CE51AE">
            <w:pPr>
              <w:suppressAutoHyphens w:val="0"/>
              <w:spacing w:after="0" w:line="240" w:lineRule="auto"/>
              <w:jc w:val="center"/>
              <w:rPr>
                <w:rFonts w:ascii="Arial" w:hAnsi="Arial" w:cs="Arial"/>
                <w:sz w:val="20"/>
                <w:szCs w:val="20"/>
              </w:rPr>
            </w:pPr>
          </w:p>
        </w:tc>
        <w:tc>
          <w:tcPr>
            <w:tcW w:w="2338" w:type="dxa"/>
            <w:noWrap/>
            <w:vAlign w:val="center"/>
            <w:hideMark/>
          </w:tcPr>
          <w:p w14:paraId="73082DBB" w14:textId="77777777" w:rsidR="00CE51AE" w:rsidRPr="00CE76D8" w:rsidRDefault="00CE51AE" w:rsidP="00CE51AE">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Non-Hispanic Black</w:t>
            </w:r>
          </w:p>
        </w:tc>
        <w:tc>
          <w:tcPr>
            <w:tcW w:w="829" w:type="dxa"/>
            <w:noWrap/>
            <w:vAlign w:val="center"/>
          </w:tcPr>
          <w:p w14:paraId="1BCF4969" w14:textId="6388A76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89.8</w:t>
            </w:r>
          </w:p>
        </w:tc>
        <w:tc>
          <w:tcPr>
            <w:tcW w:w="791" w:type="dxa"/>
            <w:noWrap/>
            <w:vAlign w:val="center"/>
          </w:tcPr>
          <w:p w14:paraId="7A3FF8F6" w14:textId="0C8AFEE6"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86.3</w:t>
            </w:r>
          </w:p>
        </w:tc>
        <w:tc>
          <w:tcPr>
            <w:tcW w:w="720" w:type="dxa"/>
            <w:noWrap/>
            <w:vAlign w:val="center"/>
          </w:tcPr>
          <w:p w14:paraId="033F01F0" w14:textId="4B618749"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93.4</w:t>
            </w:r>
          </w:p>
        </w:tc>
        <w:tc>
          <w:tcPr>
            <w:tcW w:w="275" w:type="dxa"/>
            <w:noWrap/>
            <w:vAlign w:val="center"/>
          </w:tcPr>
          <w:p w14:paraId="2339FE60"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805" w:type="dxa"/>
            <w:noWrap/>
            <w:vAlign w:val="center"/>
          </w:tcPr>
          <w:p w14:paraId="02E06679" w14:textId="778FCB2A"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110.2</w:t>
            </w:r>
          </w:p>
        </w:tc>
        <w:tc>
          <w:tcPr>
            <w:tcW w:w="812" w:type="dxa"/>
            <w:noWrap/>
            <w:vAlign w:val="center"/>
          </w:tcPr>
          <w:p w14:paraId="75C7DFE8" w14:textId="62720DAE"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107.9</w:t>
            </w:r>
          </w:p>
        </w:tc>
        <w:tc>
          <w:tcPr>
            <w:tcW w:w="723" w:type="dxa"/>
            <w:noWrap/>
            <w:vAlign w:val="center"/>
          </w:tcPr>
          <w:p w14:paraId="0FE5D114" w14:textId="4C83BD21"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112.6</w:t>
            </w:r>
          </w:p>
        </w:tc>
        <w:tc>
          <w:tcPr>
            <w:tcW w:w="270" w:type="dxa"/>
            <w:noWrap/>
            <w:vAlign w:val="center"/>
          </w:tcPr>
          <w:p w14:paraId="7E92B82A"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0" w:type="dxa"/>
            <w:noWrap/>
            <w:vAlign w:val="center"/>
          </w:tcPr>
          <w:p w14:paraId="5DB02389" w14:textId="74FB6A8F"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91.8</w:t>
            </w:r>
          </w:p>
        </w:tc>
        <w:tc>
          <w:tcPr>
            <w:tcW w:w="720" w:type="dxa"/>
            <w:noWrap/>
            <w:vAlign w:val="center"/>
          </w:tcPr>
          <w:p w14:paraId="49501769" w14:textId="6C33EC6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89.5</w:t>
            </w:r>
          </w:p>
        </w:tc>
        <w:tc>
          <w:tcPr>
            <w:tcW w:w="720" w:type="dxa"/>
            <w:noWrap/>
            <w:vAlign w:val="center"/>
          </w:tcPr>
          <w:p w14:paraId="209EEC6A" w14:textId="1F012062"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94.1</w:t>
            </w:r>
          </w:p>
        </w:tc>
      </w:tr>
      <w:tr w:rsidR="00CE51AE" w:rsidRPr="00CE76D8" w14:paraId="10ABE49A" w14:textId="77777777" w:rsidTr="00CE76D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17" w:type="dxa"/>
            <w:vMerge/>
            <w:hideMark/>
          </w:tcPr>
          <w:p w14:paraId="3BC69367" w14:textId="77777777" w:rsidR="00CE51AE" w:rsidRPr="00CE76D8" w:rsidRDefault="00CE51AE" w:rsidP="00CE51AE">
            <w:pPr>
              <w:suppressAutoHyphens w:val="0"/>
              <w:spacing w:after="0" w:line="240" w:lineRule="auto"/>
              <w:jc w:val="center"/>
              <w:rPr>
                <w:rFonts w:ascii="Arial" w:hAnsi="Arial" w:cs="Arial"/>
                <w:sz w:val="20"/>
                <w:szCs w:val="20"/>
              </w:rPr>
            </w:pPr>
          </w:p>
        </w:tc>
        <w:tc>
          <w:tcPr>
            <w:tcW w:w="2338" w:type="dxa"/>
            <w:tcBorders>
              <w:bottom w:val="single" w:sz="4" w:space="0" w:color="auto"/>
            </w:tcBorders>
            <w:noWrap/>
            <w:vAlign w:val="center"/>
            <w:hideMark/>
          </w:tcPr>
          <w:p w14:paraId="4C11B427" w14:textId="77777777" w:rsidR="00CE51AE" w:rsidRPr="00CE76D8" w:rsidRDefault="00CE51AE" w:rsidP="00CE51AE">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Non-Hispanic White</w:t>
            </w:r>
          </w:p>
        </w:tc>
        <w:tc>
          <w:tcPr>
            <w:tcW w:w="829" w:type="dxa"/>
            <w:tcBorders>
              <w:bottom w:val="single" w:sz="4" w:space="0" w:color="auto"/>
            </w:tcBorders>
            <w:noWrap/>
            <w:vAlign w:val="center"/>
          </w:tcPr>
          <w:p w14:paraId="5E391EEC" w14:textId="094417E9"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103.0</w:t>
            </w:r>
          </w:p>
        </w:tc>
        <w:tc>
          <w:tcPr>
            <w:tcW w:w="791" w:type="dxa"/>
            <w:tcBorders>
              <w:bottom w:val="single" w:sz="4" w:space="0" w:color="auto"/>
            </w:tcBorders>
            <w:noWrap/>
            <w:vAlign w:val="center"/>
          </w:tcPr>
          <w:p w14:paraId="50642D02" w14:textId="145603FD"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100.7</w:t>
            </w:r>
          </w:p>
        </w:tc>
        <w:tc>
          <w:tcPr>
            <w:tcW w:w="720" w:type="dxa"/>
            <w:tcBorders>
              <w:bottom w:val="single" w:sz="4" w:space="0" w:color="auto"/>
            </w:tcBorders>
            <w:noWrap/>
            <w:vAlign w:val="center"/>
          </w:tcPr>
          <w:p w14:paraId="2E1F876F" w14:textId="42E3B92E"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105.2</w:t>
            </w:r>
          </w:p>
        </w:tc>
        <w:tc>
          <w:tcPr>
            <w:tcW w:w="275" w:type="dxa"/>
            <w:tcBorders>
              <w:bottom w:val="single" w:sz="4" w:space="0" w:color="auto"/>
            </w:tcBorders>
            <w:noWrap/>
            <w:vAlign w:val="center"/>
          </w:tcPr>
          <w:p w14:paraId="0A9B81C6"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805" w:type="dxa"/>
            <w:tcBorders>
              <w:bottom w:val="single" w:sz="4" w:space="0" w:color="auto"/>
            </w:tcBorders>
            <w:noWrap/>
            <w:vAlign w:val="center"/>
          </w:tcPr>
          <w:p w14:paraId="0ACE313F" w14:textId="3544035C"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94.7</w:t>
            </w:r>
          </w:p>
        </w:tc>
        <w:tc>
          <w:tcPr>
            <w:tcW w:w="812" w:type="dxa"/>
            <w:tcBorders>
              <w:bottom w:val="single" w:sz="4" w:space="0" w:color="auto"/>
            </w:tcBorders>
            <w:noWrap/>
            <w:vAlign w:val="center"/>
          </w:tcPr>
          <w:p w14:paraId="2343E6BA" w14:textId="0D41BE9C"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93.6</w:t>
            </w:r>
          </w:p>
        </w:tc>
        <w:tc>
          <w:tcPr>
            <w:tcW w:w="723" w:type="dxa"/>
            <w:tcBorders>
              <w:bottom w:val="single" w:sz="4" w:space="0" w:color="auto"/>
            </w:tcBorders>
            <w:noWrap/>
            <w:vAlign w:val="center"/>
          </w:tcPr>
          <w:p w14:paraId="7EF720D1" w14:textId="2E3A2683"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95.8</w:t>
            </w:r>
          </w:p>
        </w:tc>
        <w:tc>
          <w:tcPr>
            <w:tcW w:w="270" w:type="dxa"/>
            <w:tcBorders>
              <w:bottom w:val="single" w:sz="4" w:space="0" w:color="auto"/>
            </w:tcBorders>
            <w:noWrap/>
            <w:vAlign w:val="center"/>
          </w:tcPr>
          <w:p w14:paraId="69B2FB6B"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20" w:type="dxa"/>
            <w:tcBorders>
              <w:bottom w:val="single" w:sz="4" w:space="0" w:color="auto"/>
            </w:tcBorders>
            <w:noWrap/>
            <w:vAlign w:val="center"/>
          </w:tcPr>
          <w:p w14:paraId="12641DB4" w14:textId="07E44024"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67.0</w:t>
            </w:r>
          </w:p>
        </w:tc>
        <w:tc>
          <w:tcPr>
            <w:tcW w:w="720" w:type="dxa"/>
            <w:tcBorders>
              <w:bottom w:val="single" w:sz="4" w:space="0" w:color="auto"/>
            </w:tcBorders>
            <w:noWrap/>
            <w:vAlign w:val="center"/>
          </w:tcPr>
          <w:p w14:paraId="25D43019" w14:textId="5A7D62AB"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66.0</w:t>
            </w:r>
          </w:p>
        </w:tc>
        <w:tc>
          <w:tcPr>
            <w:tcW w:w="720" w:type="dxa"/>
            <w:tcBorders>
              <w:bottom w:val="single" w:sz="4" w:space="0" w:color="auto"/>
            </w:tcBorders>
            <w:noWrap/>
            <w:vAlign w:val="center"/>
          </w:tcPr>
          <w:p w14:paraId="58460147" w14:textId="173F1FCD"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67.9</w:t>
            </w:r>
          </w:p>
        </w:tc>
      </w:tr>
      <w:tr w:rsidR="00CE51AE" w:rsidRPr="00CE76D8" w14:paraId="6C2B14DD" w14:textId="77777777" w:rsidTr="00CE76D8">
        <w:trPr>
          <w:trHeight w:val="315"/>
        </w:trPr>
        <w:tc>
          <w:tcPr>
            <w:cnfStyle w:val="001000000000" w:firstRow="0" w:lastRow="0" w:firstColumn="1" w:lastColumn="0" w:oddVBand="0" w:evenVBand="0" w:oddHBand="0" w:evenHBand="0" w:firstRowFirstColumn="0" w:firstRowLastColumn="0" w:lastRowFirstColumn="0" w:lastRowLastColumn="0"/>
            <w:tcW w:w="717" w:type="dxa"/>
            <w:vMerge w:val="restart"/>
            <w:tcBorders>
              <w:bottom w:val="single" w:sz="4" w:space="0" w:color="auto"/>
            </w:tcBorders>
            <w:noWrap/>
            <w:hideMark/>
          </w:tcPr>
          <w:p w14:paraId="2D6D9953" w14:textId="77777777" w:rsidR="00CE51AE" w:rsidRPr="00CE76D8" w:rsidRDefault="00CE51AE" w:rsidP="00CE51AE">
            <w:pPr>
              <w:suppressAutoHyphens w:val="0"/>
              <w:spacing w:after="0" w:line="240" w:lineRule="auto"/>
              <w:jc w:val="center"/>
              <w:rPr>
                <w:rFonts w:ascii="Arial" w:hAnsi="Arial" w:cs="Arial"/>
                <w:sz w:val="20"/>
                <w:szCs w:val="20"/>
              </w:rPr>
            </w:pPr>
            <w:r w:rsidRPr="00CE76D8">
              <w:rPr>
                <w:rFonts w:ascii="Arial" w:hAnsi="Arial" w:cs="Arial"/>
                <w:sz w:val="20"/>
                <w:szCs w:val="20"/>
              </w:rPr>
              <w:t>80</w:t>
            </w:r>
          </w:p>
        </w:tc>
        <w:tc>
          <w:tcPr>
            <w:tcW w:w="2338" w:type="dxa"/>
            <w:tcBorders>
              <w:top w:val="single" w:sz="4" w:space="0" w:color="auto"/>
            </w:tcBorders>
            <w:noWrap/>
            <w:vAlign w:val="center"/>
            <w:hideMark/>
          </w:tcPr>
          <w:p w14:paraId="609FD387" w14:textId="0B4BBEC9" w:rsidR="00CE51AE" w:rsidRPr="00CE76D8" w:rsidRDefault="00CE51AE" w:rsidP="00CE51AE">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Asian/Pacific Islander</w:t>
            </w:r>
          </w:p>
        </w:tc>
        <w:tc>
          <w:tcPr>
            <w:tcW w:w="829" w:type="dxa"/>
            <w:tcBorders>
              <w:top w:val="single" w:sz="4" w:space="0" w:color="auto"/>
            </w:tcBorders>
            <w:noWrap/>
            <w:vAlign w:val="center"/>
          </w:tcPr>
          <w:p w14:paraId="6E82BBBB" w14:textId="6BB3C19A"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32.0</w:t>
            </w:r>
          </w:p>
        </w:tc>
        <w:tc>
          <w:tcPr>
            <w:tcW w:w="791" w:type="dxa"/>
            <w:tcBorders>
              <w:top w:val="single" w:sz="4" w:space="0" w:color="auto"/>
            </w:tcBorders>
            <w:noWrap/>
            <w:vAlign w:val="center"/>
          </w:tcPr>
          <w:p w14:paraId="2868DF09" w14:textId="6A1731BF"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29.0</w:t>
            </w:r>
          </w:p>
        </w:tc>
        <w:tc>
          <w:tcPr>
            <w:tcW w:w="720" w:type="dxa"/>
            <w:tcBorders>
              <w:top w:val="single" w:sz="4" w:space="0" w:color="auto"/>
            </w:tcBorders>
            <w:noWrap/>
            <w:vAlign w:val="center"/>
          </w:tcPr>
          <w:p w14:paraId="5A411789" w14:textId="16DC4F85"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35.3</w:t>
            </w:r>
          </w:p>
        </w:tc>
        <w:tc>
          <w:tcPr>
            <w:tcW w:w="275" w:type="dxa"/>
            <w:tcBorders>
              <w:top w:val="single" w:sz="4" w:space="0" w:color="auto"/>
            </w:tcBorders>
            <w:noWrap/>
            <w:vAlign w:val="center"/>
          </w:tcPr>
          <w:p w14:paraId="0E30D69D"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805" w:type="dxa"/>
            <w:tcBorders>
              <w:top w:val="single" w:sz="4" w:space="0" w:color="auto"/>
            </w:tcBorders>
            <w:noWrap/>
            <w:vAlign w:val="center"/>
          </w:tcPr>
          <w:p w14:paraId="02A5F179" w14:textId="1CE360B5"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49.4</w:t>
            </w:r>
          </w:p>
        </w:tc>
        <w:tc>
          <w:tcPr>
            <w:tcW w:w="812" w:type="dxa"/>
            <w:tcBorders>
              <w:top w:val="single" w:sz="4" w:space="0" w:color="auto"/>
            </w:tcBorders>
            <w:noWrap/>
            <w:vAlign w:val="center"/>
          </w:tcPr>
          <w:p w14:paraId="332D576B" w14:textId="5A01CCDB"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47.0</w:t>
            </w:r>
          </w:p>
        </w:tc>
        <w:tc>
          <w:tcPr>
            <w:tcW w:w="723" w:type="dxa"/>
            <w:tcBorders>
              <w:top w:val="single" w:sz="4" w:space="0" w:color="auto"/>
            </w:tcBorders>
            <w:noWrap/>
            <w:vAlign w:val="center"/>
          </w:tcPr>
          <w:p w14:paraId="6D7F8102" w14:textId="121CC3E1"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51.9</w:t>
            </w:r>
          </w:p>
        </w:tc>
        <w:tc>
          <w:tcPr>
            <w:tcW w:w="270" w:type="dxa"/>
            <w:tcBorders>
              <w:top w:val="single" w:sz="4" w:space="0" w:color="auto"/>
            </w:tcBorders>
            <w:noWrap/>
            <w:vAlign w:val="center"/>
          </w:tcPr>
          <w:p w14:paraId="4F85121A"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0" w:type="dxa"/>
            <w:tcBorders>
              <w:top w:val="single" w:sz="4" w:space="0" w:color="auto"/>
            </w:tcBorders>
            <w:noWrap/>
            <w:vAlign w:val="center"/>
          </w:tcPr>
          <w:p w14:paraId="3F144A55" w14:textId="74934BCD"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50.1</w:t>
            </w:r>
          </w:p>
        </w:tc>
        <w:tc>
          <w:tcPr>
            <w:tcW w:w="720" w:type="dxa"/>
            <w:tcBorders>
              <w:top w:val="single" w:sz="4" w:space="0" w:color="auto"/>
            </w:tcBorders>
            <w:noWrap/>
            <w:vAlign w:val="center"/>
          </w:tcPr>
          <w:p w14:paraId="08748562" w14:textId="51CFF919"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48.1</w:t>
            </w:r>
          </w:p>
        </w:tc>
        <w:tc>
          <w:tcPr>
            <w:tcW w:w="720" w:type="dxa"/>
            <w:tcBorders>
              <w:top w:val="single" w:sz="4" w:space="0" w:color="auto"/>
            </w:tcBorders>
            <w:noWrap/>
            <w:vAlign w:val="center"/>
          </w:tcPr>
          <w:p w14:paraId="792DC6A8" w14:textId="3294173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52.2</w:t>
            </w:r>
          </w:p>
        </w:tc>
      </w:tr>
      <w:tr w:rsidR="00CE51AE" w:rsidRPr="00CE76D8" w14:paraId="64F6DFFC" w14:textId="77777777" w:rsidTr="00CE76D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17" w:type="dxa"/>
            <w:vMerge/>
            <w:tcBorders>
              <w:bottom w:val="single" w:sz="4" w:space="0" w:color="auto"/>
            </w:tcBorders>
            <w:hideMark/>
          </w:tcPr>
          <w:p w14:paraId="4BCC499C" w14:textId="77777777" w:rsidR="00CE51AE" w:rsidRPr="00CE76D8" w:rsidRDefault="00CE51AE" w:rsidP="00CE51AE">
            <w:pPr>
              <w:suppressAutoHyphens w:val="0"/>
              <w:spacing w:after="0" w:line="240" w:lineRule="auto"/>
              <w:rPr>
                <w:rFonts w:ascii="Arial" w:hAnsi="Arial" w:cs="Arial"/>
                <w:sz w:val="20"/>
                <w:szCs w:val="20"/>
              </w:rPr>
            </w:pPr>
          </w:p>
        </w:tc>
        <w:tc>
          <w:tcPr>
            <w:tcW w:w="2338" w:type="dxa"/>
            <w:noWrap/>
            <w:vAlign w:val="center"/>
            <w:hideMark/>
          </w:tcPr>
          <w:p w14:paraId="7730D217" w14:textId="77777777" w:rsidR="00CE51AE" w:rsidRPr="00CE76D8" w:rsidRDefault="00CE51AE" w:rsidP="00CE51AE">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Hispanic</w:t>
            </w:r>
          </w:p>
        </w:tc>
        <w:tc>
          <w:tcPr>
            <w:tcW w:w="829" w:type="dxa"/>
            <w:noWrap/>
            <w:vAlign w:val="center"/>
          </w:tcPr>
          <w:p w14:paraId="26F8B631" w14:textId="764B585E"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56.3</w:t>
            </w:r>
          </w:p>
        </w:tc>
        <w:tc>
          <w:tcPr>
            <w:tcW w:w="791" w:type="dxa"/>
            <w:noWrap/>
            <w:vAlign w:val="center"/>
          </w:tcPr>
          <w:p w14:paraId="2E7236C4" w14:textId="438A019D"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52.8</w:t>
            </w:r>
          </w:p>
        </w:tc>
        <w:tc>
          <w:tcPr>
            <w:tcW w:w="720" w:type="dxa"/>
            <w:noWrap/>
            <w:vAlign w:val="center"/>
          </w:tcPr>
          <w:p w14:paraId="6EABC32F" w14:textId="206CBA6E"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59.9</w:t>
            </w:r>
          </w:p>
        </w:tc>
        <w:tc>
          <w:tcPr>
            <w:tcW w:w="275" w:type="dxa"/>
            <w:noWrap/>
            <w:vAlign w:val="center"/>
          </w:tcPr>
          <w:p w14:paraId="4E6BD4F0"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805" w:type="dxa"/>
            <w:noWrap/>
            <w:vAlign w:val="center"/>
          </w:tcPr>
          <w:p w14:paraId="19D4E690" w14:textId="0638D200"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76.2</w:t>
            </w:r>
          </w:p>
        </w:tc>
        <w:tc>
          <w:tcPr>
            <w:tcW w:w="812" w:type="dxa"/>
            <w:noWrap/>
            <w:vAlign w:val="center"/>
          </w:tcPr>
          <w:p w14:paraId="179DE0F5" w14:textId="4CDCFAC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73.9</w:t>
            </w:r>
          </w:p>
        </w:tc>
        <w:tc>
          <w:tcPr>
            <w:tcW w:w="723" w:type="dxa"/>
            <w:noWrap/>
            <w:vAlign w:val="center"/>
          </w:tcPr>
          <w:p w14:paraId="1ECBC4CA" w14:textId="548D87A6"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78.5</w:t>
            </w:r>
          </w:p>
        </w:tc>
        <w:tc>
          <w:tcPr>
            <w:tcW w:w="270" w:type="dxa"/>
            <w:noWrap/>
            <w:vAlign w:val="center"/>
          </w:tcPr>
          <w:p w14:paraId="0A492C30"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20" w:type="dxa"/>
            <w:noWrap/>
            <w:vAlign w:val="center"/>
          </w:tcPr>
          <w:p w14:paraId="3430E6C2" w14:textId="5499BF99"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68.7</w:t>
            </w:r>
          </w:p>
        </w:tc>
        <w:tc>
          <w:tcPr>
            <w:tcW w:w="720" w:type="dxa"/>
            <w:noWrap/>
            <w:vAlign w:val="center"/>
          </w:tcPr>
          <w:p w14:paraId="53117897" w14:textId="295837AF"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66.9</w:t>
            </w:r>
          </w:p>
        </w:tc>
        <w:tc>
          <w:tcPr>
            <w:tcW w:w="720" w:type="dxa"/>
            <w:noWrap/>
            <w:vAlign w:val="center"/>
          </w:tcPr>
          <w:p w14:paraId="604C2A12" w14:textId="385D0C04"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70.5</w:t>
            </w:r>
          </w:p>
        </w:tc>
      </w:tr>
      <w:tr w:rsidR="00CE51AE" w:rsidRPr="00CE76D8" w14:paraId="3FA8B48D" w14:textId="77777777" w:rsidTr="00CE76D8">
        <w:trPr>
          <w:trHeight w:val="315"/>
        </w:trPr>
        <w:tc>
          <w:tcPr>
            <w:cnfStyle w:val="001000000000" w:firstRow="0" w:lastRow="0" w:firstColumn="1" w:lastColumn="0" w:oddVBand="0" w:evenVBand="0" w:oddHBand="0" w:evenHBand="0" w:firstRowFirstColumn="0" w:firstRowLastColumn="0" w:lastRowFirstColumn="0" w:lastRowLastColumn="0"/>
            <w:tcW w:w="717" w:type="dxa"/>
            <w:vMerge/>
            <w:tcBorders>
              <w:bottom w:val="single" w:sz="4" w:space="0" w:color="auto"/>
            </w:tcBorders>
            <w:hideMark/>
          </w:tcPr>
          <w:p w14:paraId="6DFBB284" w14:textId="77777777" w:rsidR="00CE51AE" w:rsidRPr="00CE76D8" w:rsidRDefault="00CE51AE" w:rsidP="00CE51AE">
            <w:pPr>
              <w:suppressAutoHyphens w:val="0"/>
              <w:spacing w:after="0" w:line="240" w:lineRule="auto"/>
              <w:rPr>
                <w:rFonts w:ascii="Arial" w:hAnsi="Arial" w:cs="Arial"/>
                <w:sz w:val="20"/>
                <w:szCs w:val="20"/>
              </w:rPr>
            </w:pPr>
          </w:p>
        </w:tc>
        <w:tc>
          <w:tcPr>
            <w:tcW w:w="2338" w:type="dxa"/>
            <w:noWrap/>
            <w:vAlign w:val="center"/>
            <w:hideMark/>
          </w:tcPr>
          <w:p w14:paraId="6BFC6856" w14:textId="77777777" w:rsidR="00CE51AE" w:rsidRPr="00CE76D8" w:rsidRDefault="00CE51AE" w:rsidP="00CE51AE">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Non-Hispanic Black</w:t>
            </w:r>
          </w:p>
        </w:tc>
        <w:tc>
          <w:tcPr>
            <w:tcW w:w="829" w:type="dxa"/>
            <w:noWrap/>
            <w:vAlign w:val="center"/>
          </w:tcPr>
          <w:p w14:paraId="4D3BAB25" w14:textId="64A2CE51"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99.5</w:t>
            </w:r>
          </w:p>
        </w:tc>
        <w:tc>
          <w:tcPr>
            <w:tcW w:w="791" w:type="dxa"/>
            <w:noWrap/>
            <w:vAlign w:val="center"/>
          </w:tcPr>
          <w:p w14:paraId="052186AF" w14:textId="54D1E399"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95.2</w:t>
            </w:r>
          </w:p>
        </w:tc>
        <w:tc>
          <w:tcPr>
            <w:tcW w:w="720" w:type="dxa"/>
            <w:noWrap/>
            <w:vAlign w:val="center"/>
          </w:tcPr>
          <w:p w14:paraId="72388BB0" w14:textId="13154D2F"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104.0</w:t>
            </w:r>
          </w:p>
        </w:tc>
        <w:tc>
          <w:tcPr>
            <w:tcW w:w="275" w:type="dxa"/>
            <w:noWrap/>
            <w:vAlign w:val="center"/>
          </w:tcPr>
          <w:p w14:paraId="7E53CDE7"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805" w:type="dxa"/>
            <w:noWrap/>
            <w:vAlign w:val="center"/>
          </w:tcPr>
          <w:p w14:paraId="700F1791" w14:textId="333ECD6E"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146.3</w:t>
            </w:r>
          </w:p>
        </w:tc>
        <w:tc>
          <w:tcPr>
            <w:tcW w:w="812" w:type="dxa"/>
            <w:noWrap/>
            <w:vAlign w:val="center"/>
          </w:tcPr>
          <w:p w14:paraId="0E08113C" w14:textId="0B5BC823"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142.9</w:t>
            </w:r>
          </w:p>
        </w:tc>
        <w:tc>
          <w:tcPr>
            <w:tcW w:w="723" w:type="dxa"/>
            <w:noWrap/>
            <w:vAlign w:val="center"/>
          </w:tcPr>
          <w:p w14:paraId="6689F280" w14:textId="5B198BA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149.8</w:t>
            </w:r>
          </w:p>
        </w:tc>
        <w:tc>
          <w:tcPr>
            <w:tcW w:w="270" w:type="dxa"/>
            <w:noWrap/>
            <w:vAlign w:val="center"/>
          </w:tcPr>
          <w:p w14:paraId="5529122F" w14:textId="77777777"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720" w:type="dxa"/>
            <w:noWrap/>
            <w:vAlign w:val="center"/>
          </w:tcPr>
          <w:p w14:paraId="23AB6E51" w14:textId="7E0F748F"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126.1</w:t>
            </w:r>
          </w:p>
        </w:tc>
        <w:tc>
          <w:tcPr>
            <w:tcW w:w="720" w:type="dxa"/>
            <w:noWrap/>
            <w:vAlign w:val="center"/>
          </w:tcPr>
          <w:p w14:paraId="02B3D9B8" w14:textId="31F78B8F"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122.8</w:t>
            </w:r>
          </w:p>
        </w:tc>
        <w:tc>
          <w:tcPr>
            <w:tcW w:w="720" w:type="dxa"/>
            <w:noWrap/>
            <w:vAlign w:val="center"/>
          </w:tcPr>
          <w:p w14:paraId="48B4157A" w14:textId="00B1BF4D" w:rsidR="00CE51AE" w:rsidRPr="00CE76D8" w:rsidRDefault="00CE51AE" w:rsidP="00CE76D8">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CE76D8">
              <w:rPr>
                <w:rFonts w:ascii="Arial" w:hAnsi="Arial" w:cs="Arial"/>
                <w:sz w:val="20"/>
                <w:szCs w:val="20"/>
              </w:rPr>
              <w:t>129.5</w:t>
            </w:r>
          </w:p>
        </w:tc>
      </w:tr>
      <w:tr w:rsidR="00CE51AE" w:rsidRPr="00CE76D8" w14:paraId="318BDB02" w14:textId="77777777" w:rsidTr="00CE76D8">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17" w:type="dxa"/>
            <w:vMerge/>
            <w:tcBorders>
              <w:bottom w:val="single" w:sz="4" w:space="0" w:color="auto"/>
            </w:tcBorders>
            <w:hideMark/>
          </w:tcPr>
          <w:p w14:paraId="46235DCA" w14:textId="77777777" w:rsidR="00CE51AE" w:rsidRPr="00CE76D8" w:rsidRDefault="00CE51AE" w:rsidP="00CE51AE">
            <w:pPr>
              <w:suppressAutoHyphens w:val="0"/>
              <w:spacing w:after="0" w:line="240" w:lineRule="auto"/>
              <w:rPr>
                <w:rFonts w:ascii="Arial" w:hAnsi="Arial" w:cs="Arial"/>
                <w:sz w:val="20"/>
                <w:szCs w:val="20"/>
              </w:rPr>
            </w:pPr>
          </w:p>
        </w:tc>
        <w:tc>
          <w:tcPr>
            <w:tcW w:w="2338" w:type="dxa"/>
            <w:tcBorders>
              <w:bottom w:val="single" w:sz="4" w:space="0" w:color="auto"/>
            </w:tcBorders>
            <w:noWrap/>
            <w:vAlign w:val="center"/>
            <w:hideMark/>
          </w:tcPr>
          <w:p w14:paraId="55D1DCAF" w14:textId="77777777" w:rsidR="00CE51AE" w:rsidRPr="00CE76D8" w:rsidRDefault="00CE51AE" w:rsidP="00CE51AE">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Non-Hispanic White</w:t>
            </w:r>
          </w:p>
        </w:tc>
        <w:tc>
          <w:tcPr>
            <w:tcW w:w="829" w:type="dxa"/>
            <w:tcBorders>
              <w:bottom w:val="single" w:sz="4" w:space="0" w:color="auto"/>
            </w:tcBorders>
            <w:noWrap/>
            <w:vAlign w:val="center"/>
          </w:tcPr>
          <w:p w14:paraId="6F0BF84B" w14:textId="3E0491FD"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123.0</w:t>
            </w:r>
          </w:p>
        </w:tc>
        <w:tc>
          <w:tcPr>
            <w:tcW w:w="791" w:type="dxa"/>
            <w:tcBorders>
              <w:bottom w:val="single" w:sz="4" w:space="0" w:color="auto"/>
            </w:tcBorders>
            <w:noWrap/>
            <w:vAlign w:val="center"/>
          </w:tcPr>
          <w:p w14:paraId="39414377" w14:textId="50616669"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118.5</w:t>
            </w:r>
          </w:p>
        </w:tc>
        <w:tc>
          <w:tcPr>
            <w:tcW w:w="720" w:type="dxa"/>
            <w:tcBorders>
              <w:bottom w:val="single" w:sz="4" w:space="0" w:color="auto"/>
            </w:tcBorders>
            <w:noWrap/>
            <w:vAlign w:val="center"/>
          </w:tcPr>
          <w:p w14:paraId="17C60D91" w14:textId="43A2A4BC"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127.7</w:t>
            </w:r>
          </w:p>
        </w:tc>
        <w:tc>
          <w:tcPr>
            <w:tcW w:w="275" w:type="dxa"/>
            <w:tcBorders>
              <w:bottom w:val="single" w:sz="4" w:space="0" w:color="auto"/>
            </w:tcBorders>
            <w:noWrap/>
            <w:vAlign w:val="center"/>
          </w:tcPr>
          <w:p w14:paraId="24032548"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805" w:type="dxa"/>
            <w:tcBorders>
              <w:bottom w:val="single" w:sz="4" w:space="0" w:color="auto"/>
            </w:tcBorders>
            <w:noWrap/>
            <w:vAlign w:val="center"/>
          </w:tcPr>
          <w:p w14:paraId="27B9F813" w14:textId="51968AED"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137.2</w:t>
            </w:r>
          </w:p>
        </w:tc>
        <w:tc>
          <w:tcPr>
            <w:tcW w:w="812" w:type="dxa"/>
            <w:tcBorders>
              <w:bottom w:val="single" w:sz="4" w:space="0" w:color="auto"/>
            </w:tcBorders>
            <w:noWrap/>
            <w:vAlign w:val="center"/>
          </w:tcPr>
          <w:p w14:paraId="246EBE3B" w14:textId="175C7CA5"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135.5</w:t>
            </w:r>
          </w:p>
        </w:tc>
        <w:tc>
          <w:tcPr>
            <w:tcW w:w="723" w:type="dxa"/>
            <w:tcBorders>
              <w:bottom w:val="single" w:sz="4" w:space="0" w:color="auto"/>
            </w:tcBorders>
            <w:noWrap/>
            <w:vAlign w:val="center"/>
          </w:tcPr>
          <w:p w14:paraId="4784A24B" w14:textId="5226718D"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138.9</w:t>
            </w:r>
          </w:p>
        </w:tc>
        <w:tc>
          <w:tcPr>
            <w:tcW w:w="270" w:type="dxa"/>
            <w:tcBorders>
              <w:bottom w:val="single" w:sz="4" w:space="0" w:color="auto"/>
            </w:tcBorders>
            <w:noWrap/>
            <w:vAlign w:val="center"/>
          </w:tcPr>
          <w:p w14:paraId="4652EE50" w14:textId="77777777"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tc>
        <w:tc>
          <w:tcPr>
            <w:tcW w:w="720" w:type="dxa"/>
            <w:tcBorders>
              <w:bottom w:val="single" w:sz="4" w:space="0" w:color="auto"/>
            </w:tcBorders>
            <w:noWrap/>
            <w:vAlign w:val="center"/>
          </w:tcPr>
          <w:p w14:paraId="768D4F72" w14:textId="27DEFD20"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105.2</w:t>
            </w:r>
          </w:p>
        </w:tc>
        <w:tc>
          <w:tcPr>
            <w:tcW w:w="720" w:type="dxa"/>
            <w:tcBorders>
              <w:bottom w:val="single" w:sz="4" w:space="0" w:color="auto"/>
            </w:tcBorders>
            <w:noWrap/>
            <w:vAlign w:val="center"/>
          </w:tcPr>
          <w:p w14:paraId="262DC732" w14:textId="30A1725E"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103.6</w:t>
            </w:r>
          </w:p>
        </w:tc>
        <w:tc>
          <w:tcPr>
            <w:tcW w:w="720" w:type="dxa"/>
            <w:tcBorders>
              <w:bottom w:val="single" w:sz="4" w:space="0" w:color="auto"/>
            </w:tcBorders>
            <w:noWrap/>
            <w:vAlign w:val="center"/>
          </w:tcPr>
          <w:p w14:paraId="453F8987" w14:textId="3CAD4D66" w:rsidR="00CE51AE" w:rsidRPr="00CE76D8" w:rsidRDefault="00CE51AE" w:rsidP="00CE76D8">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E76D8">
              <w:rPr>
                <w:rFonts w:ascii="Arial" w:hAnsi="Arial" w:cs="Arial"/>
                <w:sz w:val="20"/>
                <w:szCs w:val="20"/>
              </w:rPr>
              <w:t>106.7</w:t>
            </w:r>
          </w:p>
        </w:tc>
      </w:tr>
    </w:tbl>
    <w:p w14:paraId="7917DDA8" w14:textId="77777777" w:rsidR="00E2106B" w:rsidRDefault="00E2106B" w:rsidP="00D62B3E">
      <w:pPr>
        <w:suppressAutoHyphens w:val="0"/>
        <w:spacing w:after="0" w:line="240" w:lineRule="auto"/>
        <w:rPr>
          <w:rFonts w:ascii="Arial" w:hAnsi="Arial" w:cs="Arial"/>
        </w:rPr>
      </w:pPr>
    </w:p>
    <w:p w14:paraId="7A4B34B6" w14:textId="55DBC9B2" w:rsidR="00093E10" w:rsidRDefault="00093E10" w:rsidP="00D62B3E">
      <w:pPr>
        <w:suppressAutoHyphens w:val="0"/>
        <w:spacing w:after="0" w:line="240" w:lineRule="auto"/>
        <w:rPr>
          <w:rFonts w:ascii="Arial" w:hAnsi="Arial" w:cs="Arial"/>
        </w:rPr>
      </w:pPr>
      <w:r w:rsidRPr="001E55E8">
        <w:rPr>
          <w:rFonts w:ascii="Arial" w:hAnsi="Arial" w:cs="Arial"/>
          <w:sz w:val="20"/>
          <w:vertAlign w:val="superscript"/>
        </w:rPr>
        <w:t>a</w:t>
      </w:r>
      <w:r>
        <w:rPr>
          <w:rFonts w:ascii="Arial" w:hAnsi="Arial" w:cs="Arial"/>
        </w:rPr>
        <w:t xml:space="preserve"> Due to smaller numbers, Asian/Pacific Islander includes both Hispanic and non-Hispanic</w:t>
      </w:r>
    </w:p>
    <w:p w14:paraId="73AF43AE" w14:textId="213B4823" w:rsidR="00D62B3E" w:rsidRPr="00BB1E7E" w:rsidRDefault="00D62B3E" w:rsidP="00D62B3E">
      <w:pPr>
        <w:suppressAutoHyphens w:val="0"/>
        <w:spacing w:after="0" w:line="240" w:lineRule="auto"/>
        <w:rPr>
          <w:rFonts w:ascii="Arial" w:hAnsi="Arial" w:cs="Arial"/>
        </w:rPr>
      </w:pPr>
      <w:r>
        <w:rPr>
          <w:rFonts w:ascii="Arial" w:hAnsi="Arial" w:cs="Arial"/>
        </w:rPr>
        <w:t>Abbreviation: CI, confidence interval</w:t>
      </w:r>
    </w:p>
    <w:p w14:paraId="2DCBD31D" w14:textId="6331B01A" w:rsidR="00453F76" w:rsidRDefault="00453F76" w:rsidP="002F2599">
      <w:pPr>
        <w:suppressAutoHyphens w:val="0"/>
        <w:spacing w:after="0" w:line="480" w:lineRule="auto"/>
        <w:rPr>
          <w:rFonts w:ascii="Arial" w:hAnsi="Arial" w:cs="Arial"/>
        </w:rPr>
      </w:pPr>
    </w:p>
    <w:p w14:paraId="043DB0DD" w14:textId="230DBC43" w:rsidR="00CA6775" w:rsidRDefault="00CA6775">
      <w:pPr>
        <w:suppressAutoHyphens w:val="0"/>
        <w:spacing w:after="0" w:line="240" w:lineRule="auto"/>
        <w:rPr>
          <w:rFonts w:ascii="Arial" w:hAnsi="Arial" w:cs="Arial"/>
        </w:rPr>
      </w:pPr>
      <w:r>
        <w:rPr>
          <w:rFonts w:ascii="Arial" w:hAnsi="Arial" w:cs="Arial"/>
        </w:rPr>
        <w:br w:type="page"/>
      </w:r>
    </w:p>
    <w:p w14:paraId="60FC14E7" w14:textId="77777777" w:rsidR="00453F76" w:rsidRDefault="00453F76" w:rsidP="002F2599">
      <w:pPr>
        <w:suppressAutoHyphens w:val="0"/>
        <w:spacing w:after="0" w:line="480" w:lineRule="auto"/>
        <w:rPr>
          <w:rFonts w:ascii="Arial" w:hAnsi="Arial" w:cs="Arial"/>
        </w:rPr>
      </w:pPr>
    </w:p>
    <w:p w14:paraId="28F7C794" w14:textId="2FAE0C11" w:rsidR="00CA6775" w:rsidRDefault="00CA6775" w:rsidP="00CA6775">
      <w:pPr>
        <w:suppressAutoHyphens w:val="0"/>
        <w:spacing w:after="0" w:line="480" w:lineRule="auto"/>
        <w:rPr>
          <w:rFonts w:ascii="Arial" w:hAnsi="Arial" w:cs="Arial"/>
        </w:rPr>
      </w:pPr>
      <w:r>
        <w:rPr>
          <w:rFonts w:ascii="Arial" w:hAnsi="Arial" w:cs="Arial"/>
          <w:b/>
        </w:rPr>
        <w:t>Table 2</w:t>
      </w:r>
      <w:r>
        <w:rPr>
          <w:rFonts w:ascii="Arial" w:hAnsi="Arial" w:cs="Arial"/>
        </w:rPr>
        <w:t>. The proportion (%) of all deaths due to breast cancer in women according to age, race/ethnicity, and calendar year</w:t>
      </w:r>
      <w:r w:rsidR="00093E10">
        <w:rPr>
          <w:rFonts w:ascii="Arial" w:hAnsi="Arial" w:cs="Arial"/>
        </w:rPr>
        <w:t xml:space="preserve"> of death</w:t>
      </w:r>
    </w:p>
    <w:tbl>
      <w:tblPr>
        <w:tblStyle w:val="ListTable1Light-Accent3"/>
        <w:tblW w:w="11250" w:type="dxa"/>
        <w:tblInd w:w="-450" w:type="dxa"/>
        <w:tblLayout w:type="fixed"/>
        <w:tblLook w:val="04A0" w:firstRow="1" w:lastRow="0" w:firstColumn="1" w:lastColumn="0" w:noHBand="0" w:noVBand="1"/>
      </w:tblPr>
      <w:tblGrid>
        <w:gridCol w:w="720"/>
        <w:gridCol w:w="2417"/>
        <w:gridCol w:w="948"/>
        <w:gridCol w:w="775"/>
        <w:gridCol w:w="900"/>
        <w:gridCol w:w="236"/>
        <w:gridCol w:w="844"/>
        <w:gridCol w:w="900"/>
        <w:gridCol w:w="810"/>
        <w:gridCol w:w="236"/>
        <w:gridCol w:w="844"/>
        <w:gridCol w:w="810"/>
        <w:gridCol w:w="810"/>
      </w:tblGrid>
      <w:tr w:rsidR="00CF47E1" w:rsidRPr="00CA6775" w14:paraId="51890880" w14:textId="77777777" w:rsidTr="00650367">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noWrap/>
            <w:hideMark/>
          </w:tcPr>
          <w:p w14:paraId="44B0468B" w14:textId="77777777" w:rsidR="00CA6775" w:rsidRPr="00E4238C" w:rsidRDefault="00CA6775" w:rsidP="00BD0DD0">
            <w:pPr>
              <w:suppressAutoHyphens w:val="0"/>
              <w:spacing w:after="0" w:line="240" w:lineRule="auto"/>
              <w:rPr>
                <w:rFonts w:ascii="Arial" w:hAnsi="Arial" w:cs="Arial"/>
              </w:rPr>
            </w:pPr>
          </w:p>
        </w:tc>
        <w:tc>
          <w:tcPr>
            <w:tcW w:w="2417" w:type="dxa"/>
            <w:noWrap/>
            <w:hideMark/>
          </w:tcPr>
          <w:p w14:paraId="398F0ACD" w14:textId="77777777" w:rsidR="00CA6775" w:rsidRPr="00E4238C" w:rsidRDefault="00CA6775" w:rsidP="00BD0DD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2623" w:type="dxa"/>
            <w:gridSpan w:val="3"/>
            <w:noWrap/>
            <w:vAlign w:val="center"/>
            <w:hideMark/>
          </w:tcPr>
          <w:p w14:paraId="3F9E3F2D" w14:textId="77777777" w:rsidR="00CA6775" w:rsidRPr="00E4238C" w:rsidRDefault="00CA6775" w:rsidP="00BD0DD0">
            <w:pPr>
              <w:suppressAutoHyphens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4238C">
              <w:rPr>
                <w:rFonts w:ascii="Arial" w:hAnsi="Arial" w:cs="Arial"/>
              </w:rPr>
              <w:t>1978</w:t>
            </w:r>
          </w:p>
        </w:tc>
        <w:tc>
          <w:tcPr>
            <w:tcW w:w="236" w:type="dxa"/>
            <w:noWrap/>
            <w:vAlign w:val="center"/>
            <w:hideMark/>
          </w:tcPr>
          <w:p w14:paraId="34EA7FFC" w14:textId="77777777" w:rsidR="00CA6775" w:rsidRPr="00E4238C" w:rsidRDefault="00CA6775" w:rsidP="00BD0DD0">
            <w:pPr>
              <w:suppressAutoHyphens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2554" w:type="dxa"/>
            <w:gridSpan w:val="3"/>
            <w:noWrap/>
            <w:vAlign w:val="center"/>
            <w:hideMark/>
          </w:tcPr>
          <w:p w14:paraId="233CA9D6" w14:textId="77777777" w:rsidR="00CA6775" w:rsidRPr="00E4238C" w:rsidRDefault="00CA6775" w:rsidP="00BD0DD0">
            <w:pPr>
              <w:suppressAutoHyphens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4238C">
              <w:rPr>
                <w:rFonts w:ascii="Arial" w:hAnsi="Arial" w:cs="Arial"/>
              </w:rPr>
              <w:t>1998</w:t>
            </w:r>
          </w:p>
        </w:tc>
        <w:tc>
          <w:tcPr>
            <w:tcW w:w="236" w:type="dxa"/>
            <w:noWrap/>
            <w:vAlign w:val="center"/>
            <w:hideMark/>
          </w:tcPr>
          <w:p w14:paraId="694C2E90" w14:textId="77777777" w:rsidR="00CA6775" w:rsidRPr="00E4238C" w:rsidRDefault="00CA6775" w:rsidP="00BD0DD0">
            <w:pPr>
              <w:suppressAutoHyphens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p>
        </w:tc>
        <w:tc>
          <w:tcPr>
            <w:tcW w:w="2464" w:type="dxa"/>
            <w:gridSpan w:val="3"/>
            <w:noWrap/>
            <w:vAlign w:val="center"/>
            <w:hideMark/>
          </w:tcPr>
          <w:p w14:paraId="2AA33084" w14:textId="77777777" w:rsidR="00CA6775" w:rsidRPr="00E4238C" w:rsidRDefault="00CA6775" w:rsidP="00BD0DD0">
            <w:pPr>
              <w:suppressAutoHyphens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E4238C">
              <w:rPr>
                <w:rFonts w:ascii="Arial" w:hAnsi="Arial" w:cs="Arial"/>
              </w:rPr>
              <w:t>2018</w:t>
            </w:r>
          </w:p>
        </w:tc>
      </w:tr>
      <w:tr w:rsidR="00CF47E1" w:rsidRPr="00CA6775" w14:paraId="2953635A"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tcBorders>
              <w:bottom w:val="single" w:sz="4" w:space="0" w:color="auto"/>
            </w:tcBorders>
            <w:noWrap/>
            <w:vAlign w:val="center"/>
            <w:hideMark/>
          </w:tcPr>
          <w:p w14:paraId="1117FA75" w14:textId="77777777" w:rsidR="00CA6775" w:rsidRPr="00E4238C" w:rsidRDefault="00CA6775" w:rsidP="00BD0DD0">
            <w:pPr>
              <w:suppressAutoHyphens w:val="0"/>
              <w:spacing w:after="0" w:line="240" w:lineRule="auto"/>
              <w:jc w:val="center"/>
              <w:rPr>
                <w:rFonts w:ascii="Arial" w:hAnsi="Arial" w:cs="Arial"/>
              </w:rPr>
            </w:pPr>
            <w:r w:rsidRPr="00E4238C">
              <w:rPr>
                <w:rFonts w:ascii="Arial" w:hAnsi="Arial" w:cs="Arial"/>
              </w:rPr>
              <w:t>Age</w:t>
            </w:r>
          </w:p>
        </w:tc>
        <w:tc>
          <w:tcPr>
            <w:tcW w:w="2417" w:type="dxa"/>
            <w:tcBorders>
              <w:bottom w:val="single" w:sz="4" w:space="0" w:color="auto"/>
            </w:tcBorders>
            <w:noWrap/>
            <w:vAlign w:val="center"/>
            <w:hideMark/>
          </w:tcPr>
          <w:p w14:paraId="5FF019D1" w14:textId="09E44573" w:rsidR="00CA6775" w:rsidRPr="00E4238C" w:rsidRDefault="00CA6775" w:rsidP="00BD0DD0">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b/>
              </w:rPr>
            </w:pPr>
            <w:r w:rsidRPr="00E4238C">
              <w:rPr>
                <w:rFonts w:ascii="Arial" w:hAnsi="Arial" w:cs="Arial"/>
                <w:b/>
              </w:rPr>
              <w:t>Race/Ethnicity</w:t>
            </w:r>
            <w:r w:rsidR="00093E10" w:rsidRPr="001E55E8">
              <w:rPr>
                <w:rFonts w:ascii="Arial" w:hAnsi="Arial" w:cs="Arial"/>
                <w:vertAlign w:val="superscript"/>
              </w:rPr>
              <w:t xml:space="preserve"> a</w:t>
            </w:r>
          </w:p>
        </w:tc>
        <w:tc>
          <w:tcPr>
            <w:tcW w:w="948" w:type="dxa"/>
            <w:tcBorders>
              <w:bottom w:val="single" w:sz="4" w:space="0" w:color="auto"/>
            </w:tcBorders>
            <w:noWrap/>
            <w:vAlign w:val="center"/>
            <w:hideMark/>
          </w:tcPr>
          <w:p w14:paraId="191B536D" w14:textId="55E74C3A" w:rsidR="00CA6775" w:rsidRPr="00E4238C" w:rsidRDefault="00CA6775" w:rsidP="00BD0DD0">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E4238C">
              <w:rPr>
                <w:rFonts w:ascii="Arial" w:hAnsi="Arial" w:cs="Arial"/>
                <w:b/>
              </w:rPr>
              <w:t>%</w:t>
            </w:r>
          </w:p>
        </w:tc>
        <w:tc>
          <w:tcPr>
            <w:tcW w:w="1675" w:type="dxa"/>
            <w:gridSpan w:val="2"/>
            <w:tcBorders>
              <w:bottom w:val="single" w:sz="4" w:space="0" w:color="auto"/>
            </w:tcBorders>
            <w:noWrap/>
            <w:vAlign w:val="center"/>
            <w:hideMark/>
          </w:tcPr>
          <w:p w14:paraId="485C30AC" w14:textId="77777777" w:rsidR="00CA6775" w:rsidRPr="00E4238C" w:rsidRDefault="00CA6775" w:rsidP="00BD0DD0">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E4238C">
              <w:rPr>
                <w:rFonts w:ascii="Arial" w:hAnsi="Arial" w:cs="Arial"/>
                <w:b/>
              </w:rPr>
              <w:t>95% CI</w:t>
            </w:r>
          </w:p>
        </w:tc>
        <w:tc>
          <w:tcPr>
            <w:tcW w:w="236" w:type="dxa"/>
            <w:tcBorders>
              <w:bottom w:val="single" w:sz="4" w:space="0" w:color="auto"/>
            </w:tcBorders>
            <w:noWrap/>
            <w:vAlign w:val="center"/>
            <w:hideMark/>
          </w:tcPr>
          <w:p w14:paraId="13C4198B" w14:textId="77777777" w:rsidR="00CA6775" w:rsidRPr="00E4238C" w:rsidRDefault="00CA6775" w:rsidP="00BD0DD0">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844" w:type="dxa"/>
            <w:tcBorders>
              <w:bottom w:val="single" w:sz="4" w:space="0" w:color="auto"/>
            </w:tcBorders>
            <w:noWrap/>
            <w:vAlign w:val="center"/>
            <w:hideMark/>
          </w:tcPr>
          <w:p w14:paraId="6514A1EA" w14:textId="10559800" w:rsidR="00CA6775" w:rsidRPr="00E4238C" w:rsidRDefault="00CA6775" w:rsidP="00BD0DD0">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E4238C">
              <w:rPr>
                <w:rFonts w:ascii="Arial" w:hAnsi="Arial" w:cs="Arial"/>
                <w:b/>
              </w:rPr>
              <w:t>%</w:t>
            </w:r>
          </w:p>
        </w:tc>
        <w:tc>
          <w:tcPr>
            <w:tcW w:w="1710" w:type="dxa"/>
            <w:gridSpan w:val="2"/>
            <w:tcBorders>
              <w:bottom w:val="single" w:sz="4" w:space="0" w:color="auto"/>
            </w:tcBorders>
            <w:noWrap/>
            <w:vAlign w:val="center"/>
            <w:hideMark/>
          </w:tcPr>
          <w:p w14:paraId="63948597" w14:textId="77777777" w:rsidR="00CA6775" w:rsidRPr="00E4238C" w:rsidRDefault="00CA6775" w:rsidP="00BD0DD0">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E4238C">
              <w:rPr>
                <w:rFonts w:ascii="Arial" w:hAnsi="Arial" w:cs="Arial"/>
                <w:b/>
              </w:rPr>
              <w:t>95% CI</w:t>
            </w:r>
          </w:p>
        </w:tc>
        <w:tc>
          <w:tcPr>
            <w:tcW w:w="236" w:type="dxa"/>
            <w:tcBorders>
              <w:bottom w:val="single" w:sz="4" w:space="0" w:color="auto"/>
            </w:tcBorders>
            <w:noWrap/>
            <w:vAlign w:val="center"/>
            <w:hideMark/>
          </w:tcPr>
          <w:p w14:paraId="53D5EE29" w14:textId="77777777" w:rsidR="00CA6775" w:rsidRPr="00E4238C" w:rsidRDefault="00CA6775" w:rsidP="00BD0DD0">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844" w:type="dxa"/>
            <w:tcBorders>
              <w:bottom w:val="single" w:sz="4" w:space="0" w:color="auto"/>
            </w:tcBorders>
            <w:noWrap/>
            <w:vAlign w:val="center"/>
            <w:hideMark/>
          </w:tcPr>
          <w:p w14:paraId="511E81D8" w14:textId="41D15A5F" w:rsidR="00CA6775" w:rsidRPr="00E4238C" w:rsidRDefault="00CA6775" w:rsidP="00BD0DD0">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E4238C">
              <w:rPr>
                <w:rFonts w:ascii="Arial" w:hAnsi="Arial" w:cs="Arial"/>
                <w:b/>
              </w:rPr>
              <w:t>%</w:t>
            </w:r>
          </w:p>
        </w:tc>
        <w:tc>
          <w:tcPr>
            <w:tcW w:w="1620" w:type="dxa"/>
            <w:gridSpan w:val="2"/>
            <w:tcBorders>
              <w:bottom w:val="single" w:sz="4" w:space="0" w:color="auto"/>
            </w:tcBorders>
            <w:noWrap/>
            <w:vAlign w:val="center"/>
            <w:hideMark/>
          </w:tcPr>
          <w:p w14:paraId="1A682B57" w14:textId="77777777" w:rsidR="00CA6775" w:rsidRPr="00E4238C" w:rsidRDefault="00CA6775" w:rsidP="00BD0DD0">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E4238C">
              <w:rPr>
                <w:rFonts w:ascii="Arial" w:hAnsi="Arial" w:cs="Arial"/>
                <w:b/>
              </w:rPr>
              <w:t>95% CI</w:t>
            </w:r>
          </w:p>
        </w:tc>
      </w:tr>
      <w:tr w:rsidR="00CF47E1" w:rsidRPr="00CA6775" w14:paraId="60D71E22"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20" w:type="dxa"/>
            <w:vMerge w:val="restart"/>
            <w:tcBorders>
              <w:top w:val="single" w:sz="4" w:space="0" w:color="auto"/>
            </w:tcBorders>
            <w:noWrap/>
            <w:hideMark/>
          </w:tcPr>
          <w:p w14:paraId="7F1736C1" w14:textId="77777777" w:rsidR="00CF47E1" w:rsidRPr="00E4238C" w:rsidRDefault="00CF47E1" w:rsidP="00CF47E1">
            <w:pPr>
              <w:suppressAutoHyphens w:val="0"/>
              <w:spacing w:after="0" w:line="240" w:lineRule="auto"/>
              <w:jc w:val="center"/>
              <w:rPr>
                <w:rFonts w:ascii="Arial" w:hAnsi="Arial" w:cs="Arial"/>
              </w:rPr>
            </w:pPr>
            <w:r w:rsidRPr="00E4238C">
              <w:rPr>
                <w:rFonts w:ascii="Arial" w:hAnsi="Arial" w:cs="Arial"/>
              </w:rPr>
              <w:t>30</w:t>
            </w:r>
          </w:p>
        </w:tc>
        <w:tc>
          <w:tcPr>
            <w:tcW w:w="2417" w:type="dxa"/>
            <w:tcBorders>
              <w:top w:val="single" w:sz="4" w:space="0" w:color="auto"/>
            </w:tcBorders>
            <w:noWrap/>
            <w:vAlign w:val="center"/>
            <w:hideMark/>
          </w:tcPr>
          <w:p w14:paraId="389C79C2" w14:textId="77777777" w:rsidR="00CF47E1" w:rsidRPr="00E4238C"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4238C">
              <w:rPr>
                <w:rFonts w:ascii="Arial" w:hAnsi="Arial" w:cs="Arial"/>
              </w:rPr>
              <w:t>Asian/Pacific Islander</w:t>
            </w:r>
          </w:p>
        </w:tc>
        <w:tc>
          <w:tcPr>
            <w:tcW w:w="948" w:type="dxa"/>
            <w:tcBorders>
              <w:top w:val="single" w:sz="4" w:space="0" w:color="auto"/>
            </w:tcBorders>
            <w:noWrap/>
            <w:vAlign w:val="center"/>
            <w:hideMark/>
          </w:tcPr>
          <w:p w14:paraId="65F7D3D4" w14:textId="5C744E23"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3.9</w:t>
            </w:r>
          </w:p>
        </w:tc>
        <w:tc>
          <w:tcPr>
            <w:tcW w:w="775" w:type="dxa"/>
            <w:tcBorders>
              <w:top w:val="single" w:sz="4" w:space="0" w:color="auto"/>
            </w:tcBorders>
            <w:noWrap/>
            <w:vAlign w:val="center"/>
            <w:hideMark/>
          </w:tcPr>
          <w:p w14:paraId="6F864960" w14:textId="74E67D29"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3.4</w:t>
            </w:r>
          </w:p>
        </w:tc>
        <w:tc>
          <w:tcPr>
            <w:tcW w:w="900" w:type="dxa"/>
            <w:tcBorders>
              <w:top w:val="single" w:sz="4" w:space="0" w:color="auto"/>
            </w:tcBorders>
            <w:noWrap/>
            <w:vAlign w:val="center"/>
            <w:hideMark/>
          </w:tcPr>
          <w:p w14:paraId="0DB9CE28" w14:textId="495C960A"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4.3</w:t>
            </w:r>
          </w:p>
        </w:tc>
        <w:tc>
          <w:tcPr>
            <w:tcW w:w="236" w:type="dxa"/>
            <w:tcBorders>
              <w:top w:val="single" w:sz="4" w:space="0" w:color="auto"/>
            </w:tcBorders>
            <w:noWrap/>
            <w:vAlign w:val="center"/>
            <w:hideMark/>
          </w:tcPr>
          <w:p w14:paraId="2C2685C3"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tcBorders>
              <w:top w:val="single" w:sz="4" w:space="0" w:color="auto"/>
            </w:tcBorders>
            <w:noWrap/>
            <w:vAlign w:val="center"/>
            <w:hideMark/>
          </w:tcPr>
          <w:p w14:paraId="5CE64A47" w14:textId="7FF4D91E"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3.9</w:t>
            </w:r>
          </w:p>
        </w:tc>
        <w:tc>
          <w:tcPr>
            <w:tcW w:w="900" w:type="dxa"/>
            <w:tcBorders>
              <w:top w:val="single" w:sz="4" w:space="0" w:color="auto"/>
            </w:tcBorders>
            <w:noWrap/>
            <w:vAlign w:val="center"/>
            <w:hideMark/>
          </w:tcPr>
          <w:p w14:paraId="09BC67BA" w14:textId="6F3A4BC8"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3.6</w:t>
            </w:r>
          </w:p>
        </w:tc>
        <w:tc>
          <w:tcPr>
            <w:tcW w:w="810" w:type="dxa"/>
            <w:tcBorders>
              <w:top w:val="single" w:sz="4" w:space="0" w:color="auto"/>
            </w:tcBorders>
            <w:noWrap/>
            <w:vAlign w:val="center"/>
            <w:hideMark/>
          </w:tcPr>
          <w:p w14:paraId="1BE40D8F" w14:textId="2A7A2979"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4.3</w:t>
            </w:r>
          </w:p>
        </w:tc>
        <w:tc>
          <w:tcPr>
            <w:tcW w:w="236" w:type="dxa"/>
            <w:tcBorders>
              <w:top w:val="single" w:sz="4" w:space="0" w:color="auto"/>
            </w:tcBorders>
            <w:noWrap/>
            <w:vAlign w:val="center"/>
            <w:hideMark/>
          </w:tcPr>
          <w:p w14:paraId="16E8E943"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tcBorders>
              <w:top w:val="single" w:sz="4" w:space="0" w:color="auto"/>
            </w:tcBorders>
            <w:noWrap/>
            <w:vAlign w:val="center"/>
            <w:hideMark/>
          </w:tcPr>
          <w:p w14:paraId="00497FAB" w14:textId="2B95DD80"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3.7</w:t>
            </w:r>
          </w:p>
        </w:tc>
        <w:tc>
          <w:tcPr>
            <w:tcW w:w="810" w:type="dxa"/>
            <w:tcBorders>
              <w:top w:val="single" w:sz="4" w:space="0" w:color="auto"/>
            </w:tcBorders>
            <w:noWrap/>
            <w:vAlign w:val="center"/>
            <w:hideMark/>
          </w:tcPr>
          <w:p w14:paraId="1EB36BCF" w14:textId="2F5F4979"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3.4</w:t>
            </w:r>
          </w:p>
        </w:tc>
        <w:tc>
          <w:tcPr>
            <w:tcW w:w="810" w:type="dxa"/>
            <w:tcBorders>
              <w:top w:val="single" w:sz="4" w:space="0" w:color="auto"/>
            </w:tcBorders>
            <w:noWrap/>
            <w:vAlign w:val="center"/>
            <w:hideMark/>
          </w:tcPr>
          <w:p w14:paraId="643BAFE0" w14:textId="759275DB"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4.1</w:t>
            </w:r>
          </w:p>
        </w:tc>
      </w:tr>
      <w:tr w:rsidR="00CF47E1" w:rsidRPr="00CA6775" w14:paraId="7B0B4976"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vMerge/>
            <w:hideMark/>
          </w:tcPr>
          <w:p w14:paraId="37ABDE8F" w14:textId="77777777" w:rsidR="00CF47E1" w:rsidRPr="00E4238C" w:rsidRDefault="00CF47E1" w:rsidP="00CF47E1">
            <w:pPr>
              <w:suppressAutoHyphens w:val="0"/>
              <w:spacing w:after="0" w:line="240" w:lineRule="auto"/>
              <w:jc w:val="center"/>
              <w:rPr>
                <w:rFonts w:ascii="Arial" w:hAnsi="Arial" w:cs="Arial"/>
              </w:rPr>
            </w:pPr>
          </w:p>
        </w:tc>
        <w:tc>
          <w:tcPr>
            <w:tcW w:w="2417" w:type="dxa"/>
            <w:noWrap/>
            <w:vAlign w:val="center"/>
            <w:hideMark/>
          </w:tcPr>
          <w:p w14:paraId="5785F67B" w14:textId="77777777" w:rsidR="00CF47E1" w:rsidRPr="00E4238C"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4238C">
              <w:rPr>
                <w:rFonts w:ascii="Arial" w:hAnsi="Arial" w:cs="Arial"/>
              </w:rPr>
              <w:t>Hispanic</w:t>
            </w:r>
          </w:p>
        </w:tc>
        <w:tc>
          <w:tcPr>
            <w:tcW w:w="948" w:type="dxa"/>
            <w:noWrap/>
            <w:vAlign w:val="center"/>
            <w:hideMark/>
          </w:tcPr>
          <w:p w14:paraId="494DA10D" w14:textId="0EC036AB"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4.5</w:t>
            </w:r>
          </w:p>
        </w:tc>
        <w:tc>
          <w:tcPr>
            <w:tcW w:w="775" w:type="dxa"/>
            <w:noWrap/>
            <w:vAlign w:val="center"/>
            <w:hideMark/>
          </w:tcPr>
          <w:p w14:paraId="42285DCB" w14:textId="7EFDE501"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4.2</w:t>
            </w:r>
          </w:p>
        </w:tc>
        <w:tc>
          <w:tcPr>
            <w:tcW w:w="900" w:type="dxa"/>
            <w:noWrap/>
            <w:vAlign w:val="center"/>
            <w:hideMark/>
          </w:tcPr>
          <w:p w14:paraId="21A30812" w14:textId="6D4761FA"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4.8</w:t>
            </w:r>
          </w:p>
        </w:tc>
        <w:tc>
          <w:tcPr>
            <w:tcW w:w="236" w:type="dxa"/>
            <w:noWrap/>
            <w:vAlign w:val="center"/>
            <w:hideMark/>
          </w:tcPr>
          <w:p w14:paraId="06794D6B"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noWrap/>
            <w:vAlign w:val="center"/>
            <w:hideMark/>
          </w:tcPr>
          <w:p w14:paraId="769BC228" w14:textId="6686B585"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3.9</w:t>
            </w:r>
          </w:p>
        </w:tc>
        <w:tc>
          <w:tcPr>
            <w:tcW w:w="900" w:type="dxa"/>
            <w:noWrap/>
            <w:vAlign w:val="center"/>
            <w:hideMark/>
          </w:tcPr>
          <w:p w14:paraId="507472E3" w14:textId="58EE995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3.7</w:t>
            </w:r>
          </w:p>
        </w:tc>
        <w:tc>
          <w:tcPr>
            <w:tcW w:w="810" w:type="dxa"/>
            <w:noWrap/>
            <w:vAlign w:val="center"/>
            <w:hideMark/>
          </w:tcPr>
          <w:p w14:paraId="1E686022" w14:textId="547D7945"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4.1</w:t>
            </w:r>
          </w:p>
        </w:tc>
        <w:tc>
          <w:tcPr>
            <w:tcW w:w="236" w:type="dxa"/>
            <w:noWrap/>
            <w:vAlign w:val="center"/>
            <w:hideMark/>
          </w:tcPr>
          <w:p w14:paraId="253CC0E2"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noWrap/>
            <w:vAlign w:val="center"/>
            <w:hideMark/>
          </w:tcPr>
          <w:p w14:paraId="26C07159" w14:textId="6CA21DA9"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3.2</w:t>
            </w:r>
          </w:p>
        </w:tc>
        <w:tc>
          <w:tcPr>
            <w:tcW w:w="810" w:type="dxa"/>
            <w:noWrap/>
            <w:vAlign w:val="center"/>
            <w:hideMark/>
          </w:tcPr>
          <w:p w14:paraId="3FC9359B" w14:textId="2258D52E"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3.0</w:t>
            </w:r>
          </w:p>
        </w:tc>
        <w:tc>
          <w:tcPr>
            <w:tcW w:w="810" w:type="dxa"/>
            <w:noWrap/>
            <w:vAlign w:val="center"/>
            <w:hideMark/>
          </w:tcPr>
          <w:p w14:paraId="251A3FB8" w14:textId="44F7180F"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3.4</w:t>
            </w:r>
          </w:p>
        </w:tc>
      </w:tr>
      <w:tr w:rsidR="00CF47E1" w:rsidRPr="00CA6775" w14:paraId="26743909"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20" w:type="dxa"/>
            <w:vMerge/>
            <w:hideMark/>
          </w:tcPr>
          <w:p w14:paraId="7B0E28FA" w14:textId="77777777" w:rsidR="00CF47E1" w:rsidRPr="00E4238C" w:rsidRDefault="00CF47E1" w:rsidP="00CF47E1">
            <w:pPr>
              <w:suppressAutoHyphens w:val="0"/>
              <w:spacing w:after="0" w:line="240" w:lineRule="auto"/>
              <w:jc w:val="center"/>
              <w:rPr>
                <w:rFonts w:ascii="Arial" w:hAnsi="Arial" w:cs="Arial"/>
              </w:rPr>
            </w:pPr>
          </w:p>
        </w:tc>
        <w:tc>
          <w:tcPr>
            <w:tcW w:w="2417" w:type="dxa"/>
            <w:noWrap/>
            <w:vAlign w:val="center"/>
            <w:hideMark/>
          </w:tcPr>
          <w:p w14:paraId="6946FB6D" w14:textId="77777777" w:rsidR="00CF47E1" w:rsidRPr="00E4238C"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4238C">
              <w:rPr>
                <w:rFonts w:ascii="Arial" w:hAnsi="Arial" w:cs="Arial"/>
              </w:rPr>
              <w:t>Non-Hispanic Black</w:t>
            </w:r>
          </w:p>
        </w:tc>
        <w:tc>
          <w:tcPr>
            <w:tcW w:w="948" w:type="dxa"/>
            <w:noWrap/>
            <w:vAlign w:val="center"/>
            <w:hideMark/>
          </w:tcPr>
          <w:p w14:paraId="63286122" w14:textId="5662C2D3"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3.4</w:t>
            </w:r>
          </w:p>
        </w:tc>
        <w:tc>
          <w:tcPr>
            <w:tcW w:w="775" w:type="dxa"/>
            <w:noWrap/>
            <w:vAlign w:val="center"/>
            <w:hideMark/>
          </w:tcPr>
          <w:p w14:paraId="1F233BB5" w14:textId="25D90E84"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3.2</w:t>
            </w:r>
          </w:p>
        </w:tc>
        <w:tc>
          <w:tcPr>
            <w:tcW w:w="900" w:type="dxa"/>
            <w:noWrap/>
            <w:vAlign w:val="center"/>
            <w:hideMark/>
          </w:tcPr>
          <w:p w14:paraId="25B646E1" w14:textId="130EAD15"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3.6</w:t>
            </w:r>
          </w:p>
        </w:tc>
        <w:tc>
          <w:tcPr>
            <w:tcW w:w="236" w:type="dxa"/>
            <w:noWrap/>
            <w:vAlign w:val="center"/>
            <w:hideMark/>
          </w:tcPr>
          <w:p w14:paraId="5CC9DB16"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noWrap/>
            <w:vAlign w:val="center"/>
            <w:hideMark/>
          </w:tcPr>
          <w:p w14:paraId="46E6C16B" w14:textId="3512AAEA"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3.6</w:t>
            </w:r>
          </w:p>
        </w:tc>
        <w:tc>
          <w:tcPr>
            <w:tcW w:w="900" w:type="dxa"/>
            <w:noWrap/>
            <w:vAlign w:val="center"/>
            <w:hideMark/>
          </w:tcPr>
          <w:p w14:paraId="1D970B54" w14:textId="283393E6"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3.5</w:t>
            </w:r>
          </w:p>
        </w:tc>
        <w:tc>
          <w:tcPr>
            <w:tcW w:w="810" w:type="dxa"/>
            <w:noWrap/>
            <w:vAlign w:val="center"/>
            <w:hideMark/>
          </w:tcPr>
          <w:p w14:paraId="469A46BE" w14:textId="5DBD9D91"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3.7</w:t>
            </w:r>
          </w:p>
        </w:tc>
        <w:tc>
          <w:tcPr>
            <w:tcW w:w="236" w:type="dxa"/>
            <w:noWrap/>
            <w:vAlign w:val="center"/>
            <w:hideMark/>
          </w:tcPr>
          <w:p w14:paraId="2798CDD4"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noWrap/>
            <w:vAlign w:val="center"/>
            <w:hideMark/>
          </w:tcPr>
          <w:p w14:paraId="2C1CF996" w14:textId="4E52BAA9"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3.1</w:t>
            </w:r>
          </w:p>
        </w:tc>
        <w:tc>
          <w:tcPr>
            <w:tcW w:w="810" w:type="dxa"/>
            <w:noWrap/>
            <w:vAlign w:val="center"/>
            <w:hideMark/>
          </w:tcPr>
          <w:p w14:paraId="6E9FB27A" w14:textId="56CFD051"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2.9</w:t>
            </w:r>
          </w:p>
        </w:tc>
        <w:tc>
          <w:tcPr>
            <w:tcW w:w="810" w:type="dxa"/>
            <w:noWrap/>
            <w:vAlign w:val="center"/>
            <w:hideMark/>
          </w:tcPr>
          <w:p w14:paraId="7F8EDAFE" w14:textId="7D7794FB"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3.3</w:t>
            </w:r>
          </w:p>
        </w:tc>
      </w:tr>
      <w:tr w:rsidR="00CF47E1" w:rsidRPr="00CA6775" w14:paraId="01F7D9AD"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vMerge/>
            <w:hideMark/>
          </w:tcPr>
          <w:p w14:paraId="53BCE45C" w14:textId="77777777" w:rsidR="00CF47E1" w:rsidRPr="00E4238C" w:rsidRDefault="00CF47E1" w:rsidP="00CF47E1">
            <w:pPr>
              <w:suppressAutoHyphens w:val="0"/>
              <w:spacing w:after="0" w:line="240" w:lineRule="auto"/>
              <w:jc w:val="center"/>
              <w:rPr>
                <w:rFonts w:ascii="Arial" w:hAnsi="Arial" w:cs="Arial"/>
              </w:rPr>
            </w:pPr>
          </w:p>
        </w:tc>
        <w:tc>
          <w:tcPr>
            <w:tcW w:w="2417" w:type="dxa"/>
            <w:tcBorders>
              <w:bottom w:val="single" w:sz="4" w:space="0" w:color="auto"/>
            </w:tcBorders>
            <w:noWrap/>
            <w:vAlign w:val="center"/>
            <w:hideMark/>
          </w:tcPr>
          <w:p w14:paraId="10919250" w14:textId="77777777" w:rsidR="00CF47E1" w:rsidRPr="00E4238C"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4238C">
              <w:rPr>
                <w:rFonts w:ascii="Arial" w:hAnsi="Arial" w:cs="Arial"/>
              </w:rPr>
              <w:t>Non-Hispanic White</w:t>
            </w:r>
          </w:p>
        </w:tc>
        <w:tc>
          <w:tcPr>
            <w:tcW w:w="948" w:type="dxa"/>
            <w:tcBorders>
              <w:bottom w:val="single" w:sz="4" w:space="0" w:color="auto"/>
            </w:tcBorders>
            <w:noWrap/>
            <w:vAlign w:val="center"/>
            <w:hideMark/>
          </w:tcPr>
          <w:p w14:paraId="3BA6C853" w14:textId="6F9B4E0D"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5.7</w:t>
            </w:r>
          </w:p>
        </w:tc>
        <w:tc>
          <w:tcPr>
            <w:tcW w:w="775" w:type="dxa"/>
            <w:tcBorders>
              <w:bottom w:val="single" w:sz="4" w:space="0" w:color="auto"/>
            </w:tcBorders>
            <w:noWrap/>
            <w:vAlign w:val="center"/>
            <w:hideMark/>
          </w:tcPr>
          <w:p w14:paraId="085FFA03" w14:textId="22A342C3"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5.5</w:t>
            </w:r>
          </w:p>
        </w:tc>
        <w:tc>
          <w:tcPr>
            <w:tcW w:w="900" w:type="dxa"/>
            <w:tcBorders>
              <w:bottom w:val="single" w:sz="4" w:space="0" w:color="auto"/>
            </w:tcBorders>
            <w:noWrap/>
            <w:vAlign w:val="center"/>
            <w:hideMark/>
          </w:tcPr>
          <w:p w14:paraId="6507011B" w14:textId="6C44EFFB"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5.8</w:t>
            </w:r>
          </w:p>
        </w:tc>
        <w:tc>
          <w:tcPr>
            <w:tcW w:w="236" w:type="dxa"/>
            <w:tcBorders>
              <w:bottom w:val="single" w:sz="4" w:space="0" w:color="auto"/>
            </w:tcBorders>
            <w:noWrap/>
            <w:vAlign w:val="center"/>
            <w:hideMark/>
          </w:tcPr>
          <w:p w14:paraId="58C2559A"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tcBorders>
              <w:bottom w:val="single" w:sz="4" w:space="0" w:color="auto"/>
            </w:tcBorders>
            <w:noWrap/>
            <w:vAlign w:val="center"/>
            <w:hideMark/>
          </w:tcPr>
          <w:p w14:paraId="325AEB42" w14:textId="2BB7526B"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3.3</w:t>
            </w:r>
          </w:p>
        </w:tc>
        <w:tc>
          <w:tcPr>
            <w:tcW w:w="900" w:type="dxa"/>
            <w:tcBorders>
              <w:bottom w:val="single" w:sz="4" w:space="0" w:color="auto"/>
            </w:tcBorders>
            <w:noWrap/>
            <w:vAlign w:val="center"/>
            <w:hideMark/>
          </w:tcPr>
          <w:p w14:paraId="6500158C" w14:textId="32E18B71"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3.2</w:t>
            </w:r>
          </w:p>
        </w:tc>
        <w:tc>
          <w:tcPr>
            <w:tcW w:w="810" w:type="dxa"/>
            <w:tcBorders>
              <w:bottom w:val="single" w:sz="4" w:space="0" w:color="auto"/>
            </w:tcBorders>
            <w:noWrap/>
            <w:vAlign w:val="center"/>
            <w:hideMark/>
          </w:tcPr>
          <w:p w14:paraId="4F477C24" w14:textId="11AF4D36"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3.4</w:t>
            </w:r>
          </w:p>
        </w:tc>
        <w:tc>
          <w:tcPr>
            <w:tcW w:w="236" w:type="dxa"/>
            <w:tcBorders>
              <w:bottom w:val="single" w:sz="4" w:space="0" w:color="auto"/>
            </w:tcBorders>
            <w:noWrap/>
            <w:vAlign w:val="center"/>
            <w:hideMark/>
          </w:tcPr>
          <w:p w14:paraId="04725A95"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tcBorders>
              <w:bottom w:val="single" w:sz="4" w:space="0" w:color="auto"/>
            </w:tcBorders>
            <w:noWrap/>
            <w:vAlign w:val="center"/>
            <w:hideMark/>
          </w:tcPr>
          <w:p w14:paraId="3209B004" w14:textId="0D31DE52"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1.7</w:t>
            </w:r>
          </w:p>
        </w:tc>
        <w:tc>
          <w:tcPr>
            <w:tcW w:w="810" w:type="dxa"/>
            <w:tcBorders>
              <w:bottom w:val="single" w:sz="4" w:space="0" w:color="auto"/>
            </w:tcBorders>
            <w:noWrap/>
            <w:vAlign w:val="center"/>
            <w:hideMark/>
          </w:tcPr>
          <w:p w14:paraId="38B25189" w14:textId="4D2AB120"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1.6</w:t>
            </w:r>
          </w:p>
        </w:tc>
        <w:tc>
          <w:tcPr>
            <w:tcW w:w="810" w:type="dxa"/>
            <w:tcBorders>
              <w:bottom w:val="single" w:sz="4" w:space="0" w:color="auto"/>
            </w:tcBorders>
            <w:noWrap/>
            <w:vAlign w:val="center"/>
            <w:hideMark/>
          </w:tcPr>
          <w:p w14:paraId="2BEEC492" w14:textId="79DA0172"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1.8</w:t>
            </w:r>
          </w:p>
        </w:tc>
      </w:tr>
      <w:tr w:rsidR="00CF47E1" w:rsidRPr="00CA6775" w14:paraId="3B71FBD0"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20" w:type="dxa"/>
            <w:vMerge w:val="restart"/>
            <w:noWrap/>
            <w:hideMark/>
          </w:tcPr>
          <w:p w14:paraId="1C668403" w14:textId="77777777" w:rsidR="00CF47E1" w:rsidRPr="00E4238C" w:rsidRDefault="00CF47E1" w:rsidP="00CF47E1">
            <w:pPr>
              <w:suppressAutoHyphens w:val="0"/>
              <w:spacing w:after="0" w:line="240" w:lineRule="auto"/>
              <w:jc w:val="center"/>
              <w:rPr>
                <w:rFonts w:ascii="Arial" w:hAnsi="Arial" w:cs="Arial"/>
              </w:rPr>
            </w:pPr>
            <w:r w:rsidRPr="00E4238C">
              <w:rPr>
                <w:rFonts w:ascii="Arial" w:hAnsi="Arial" w:cs="Arial"/>
              </w:rPr>
              <w:t>40</w:t>
            </w:r>
          </w:p>
        </w:tc>
        <w:tc>
          <w:tcPr>
            <w:tcW w:w="2417" w:type="dxa"/>
            <w:tcBorders>
              <w:top w:val="single" w:sz="4" w:space="0" w:color="auto"/>
            </w:tcBorders>
            <w:noWrap/>
            <w:vAlign w:val="center"/>
            <w:hideMark/>
          </w:tcPr>
          <w:p w14:paraId="23E3297B" w14:textId="77777777" w:rsidR="00CF47E1" w:rsidRPr="00E4238C"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4238C">
              <w:rPr>
                <w:rFonts w:ascii="Arial" w:hAnsi="Arial" w:cs="Arial"/>
              </w:rPr>
              <w:t>Asian/Pacific Islander</w:t>
            </w:r>
          </w:p>
        </w:tc>
        <w:tc>
          <w:tcPr>
            <w:tcW w:w="948" w:type="dxa"/>
            <w:tcBorders>
              <w:top w:val="single" w:sz="4" w:space="0" w:color="auto"/>
            </w:tcBorders>
            <w:noWrap/>
            <w:vAlign w:val="center"/>
            <w:hideMark/>
          </w:tcPr>
          <w:p w14:paraId="5CBB1B9D" w14:textId="3B76770A"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9.8</w:t>
            </w:r>
          </w:p>
        </w:tc>
        <w:tc>
          <w:tcPr>
            <w:tcW w:w="775" w:type="dxa"/>
            <w:tcBorders>
              <w:top w:val="single" w:sz="4" w:space="0" w:color="auto"/>
            </w:tcBorders>
            <w:noWrap/>
            <w:vAlign w:val="center"/>
            <w:hideMark/>
          </w:tcPr>
          <w:p w14:paraId="111F3E43" w14:textId="4AC1819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9.0</w:t>
            </w:r>
          </w:p>
        </w:tc>
        <w:tc>
          <w:tcPr>
            <w:tcW w:w="900" w:type="dxa"/>
            <w:tcBorders>
              <w:top w:val="single" w:sz="4" w:space="0" w:color="auto"/>
            </w:tcBorders>
            <w:noWrap/>
            <w:vAlign w:val="center"/>
            <w:hideMark/>
          </w:tcPr>
          <w:p w14:paraId="76A45D37" w14:textId="7C95583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10.6</w:t>
            </w:r>
          </w:p>
        </w:tc>
        <w:tc>
          <w:tcPr>
            <w:tcW w:w="236" w:type="dxa"/>
            <w:tcBorders>
              <w:top w:val="single" w:sz="4" w:space="0" w:color="auto"/>
            </w:tcBorders>
            <w:noWrap/>
            <w:vAlign w:val="center"/>
            <w:hideMark/>
          </w:tcPr>
          <w:p w14:paraId="1A98EEC2"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tcBorders>
              <w:top w:val="single" w:sz="4" w:space="0" w:color="auto"/>
            </w:tcBorders>
            <w:noWrap/>
            <w:vAlign w:val="center"/>
            <w:hideMark/>
          </w:tcPr>
          <w:p w14:paraId="780C51FA" w14:textId="0866386F"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11.4</w:t>
            </w:r>
          </w:p>
        </w:tc>
        <w:tc>
          <w:tcPr>
            <w:tcW w:w="900" w:type="dxa"/>
            <w:tcBorders>
              <w:top w:val="single" w:sz="4" w:space="0" w:color="auto"/>
            </w:tcBorders>
            <w:noWrap/>
            <w:vAlign w:val="center"/>
            <w:hideMark/>
          </w:tcPr>
          <w:p w14:paraId="0BB1EB4B" w14:textId="548FB6F1"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10.9</w:t>
            </w:r>
          </w:p>
        </w:tc>
        <w:tc>
          <w:tcPr>
            <w:tcW w:w="810" w:type="dxa"/>
            <w:tcBorders>
              <w:top w:val="single" w:sz="4" w:space="0" w:color="auto"/>
            </w:tcBorders>
            <w:noWrap/>
            <w:vAlign w:val="center"/>
            <w:hideMark/>
          </w:tcPr>
          <w:p w14:paraId="439C5F4F" w14:textId="286A135E"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11.9</w:t>
            </w:r>
          </w:p>
        </w:tc>
        <w:tc>
          <w:tcPr>
            <w:tcW w:w="236" w:type="dxa"/>
            <w:tcBorders>
              <w:top w:val="single" w:sz="4" w:space="0" w:color="auto"/>
            </w:tcBorders>
            <w:noWrap/>
            <w:vAlign w:val="center"/>
            <w:hideMark/>
          </w:tcPr>
          <w:p w14:paraId="610122FA"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tcBorders>
              <w:top w:val="single" w:sz="4" w:space="0" w:color="auto"/>
            </w:tcBorders>
            <w:noWrap/>
            <w:vAlign w:val="center"/>
            <w:hideMark/>
          </w:tcPr>
          <w:p w14:paraId="03A7C364" w14:textId="0875D27F"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11.9</w:t>
            </w:r>
          </w:p>
        </w:tc>
        <w:tc>
          <w:tcPr>
            <w:tcW w:w="810" w:type="dxa"/>
            <w:tcBorders>
              <w:top w:val="single" w:sz="4" w:space="0" w:color="auto"/>
            </w:tcBorders>
            <w:noWrap/>
            <w:vAlign w:val="center"/>
            <w:hideMark/>
          </w:tcPr>
          <w:p w14:paraId="55FF7C63" w14:textId="2B190158"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11.4</w:t>
            </w:r>
          </w:p>
        </w:tc>
        <w:tc>
          <w:tcPr>
            <w:tcW w:w="810" w:type="dxa"/>
            <w:tcBorders>
              <w:top w:val="single" w:sz="4" w:space="0" w:color="auto"/>
            </w:tcBorders>
            <w:noWrap/>
            <w:vAlign w:val="center"/>
            <w:hideMark/>
          </w:tcPr>
          <w:p w14:paraId="4553D07C" w14:textId="79555113"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12.4</w:t>
            </w:r>
          </w:p>
        </w:tc>
      </w:tr>
      <w:tr w:rsidR="00CF47E1" w:rsidRPr="00CA6775" w14:paraId="7942B8DC"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vMerge/>
            <w:hideMark/>
          </w:tcPr>
          <w:p w14:paraId="1ED64171" w14:textId="77777777" w:rsidR="00CF47E1" w:rsidRPr="00E4238C" w:rsidRDefault="00CF47E1" w:rsidP="00CF47E1">
            <w:pPr>
              <w:suppressAutoHyphens w:val="0"/>
              <w:spacing w:after="0" w:line="240" w:lineRule="auto"/>
              <w:jc w:val="center"/>
              <w:rPr>
                <w:rFonts w:ascii="Arial" w:hAnsi="Arial" w:cs="Arial"/>
              </w:rPr>
            </w:pPr>
          </w:p>
        </w:tc>
        <w:tc>
          <w:tcPr>
            <w:tcW w:w="2417" w:type="dxa"/>
            <w:noWrap/>
            <w:vAlign w:val="center"/>
            <w:hideMark/>
          </w:tcPr>
          <w:p w14:paraId="1C994E97" w14:textId="77777777" w:rsidR="00CF47E1" w:rsidRPr="00E4238C"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4238C">
              <w:rPr>
                <w:rFonts w:ascii="Arial" w:hAnsi="Arial" w:cs="Arial"/>
              </w:rPr>
              <w:t>Hispanic</w:t>
            </w:r>
          </w:p>
        </w:tc>
        <w:tc>
          <w:tcPr>
            <w:tcW w:w="948" w:type="dxa"/>
            <w:noWrap/>
            <w:vAlign w:val="center"/>
            <w:hideMark/>
          </w:tcPr>
          <w:p w14:paraId="4068B5B8" w14:textId="59144A60"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9.5</w:t>
            </w:r>
          </w:p>
        </w:tc>
        <w:tc>
          <w:tcPr>
            <w:tcW w:w="775" w:type="dxa"/>
            <w:noWrap/>
            <w:vAlign w:val="center"/>
            <w:hideMark/>
          </w:tcPr>
          <w:p w14:paraId="0C103CE6" w14:textId="7A76241B"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9.0</w:t>
            </w:r>
          </w:p>
        </w:tc>
        <w:tc>
          <w:tcPr>
            <w:tcW w:w="900" w:type="dxa"/>
            <w:noWrap/>
            <w:vAlign w:val="center"/>
            <w:hideMark/>
          </w:tcPr>
          <w:p w14:paraId="65FCE9FE" w14:textId="21541AD8"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10.0</w:t>
            </w:r>
          </w:p>
        </w:tc>
        <w:tc>
          <w:tcPr>
            <w:tcW w:w="236" w:type="dxa"/>
            <w:noWrap/>
            <w:vAlign w:val="center"/>
            <w:hideMark/>
          </w:tcPr>
          <w:p w14:paraId="32A99615"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noWrap/>
            <w:vAlign w:val="center"/>
            <w:hideMark/>
          </w:tcPr>
          <w:p w14:paraId="2EEF712E" w14:textId="32968DD6"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9.5</w:t>
            </w:r>
          </w:p>
        </w:tc>
        <w:tc>
          <w:tcPr>
            <w:tcW w:w="900" w:type="dxa"/>
            <w:noWrap/>
            <w:vAlign w:val="center"/>
            <w:hideMark/>
          </w:tcPr>
          <w:p w14:paraId="32D5CB7A" w14:textId="54CC1B84"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9.3</w:t>
            </w:r>
          </w:p>
        </w:tc>
        <w:tc>
          <w:tcPr>
            <w:tcW w:w="810" w:type="dxa"/>
            <w:noWrap/>
            <w:vAlign w:val="center"/>
            <w:hideMark/>
          </w:tcPr>
          <w:p w14:paraId="4EEBD206" w14:textId="35486973"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9.8</w:t>
            </w:r>
          </w:p>
        </w:tc>
        <w:tc>
          <w:tcPr>
            <w:tcW w:w="236" w:type="dxa"/>
            <w:noWrap/>
            <w:vAlign w:val="center"/>
            <w:hideMark/>
          </w:tcPr>
          <w:p w14:paraId="47E50DB1"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noWrap/>
            <w:vAlign w:val="center"/>
            <w:hideMark/>
          </w:tcPr>
          <w:p w14:paraId="394B0D27" w14:textId="36023A18"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8.6</w:t>
            </w:r>
          </w:p>
        </w:tc>
        <w:tc>
          <w:tcPr>
            <w:tcW w:w="810" w:type="dxa"/>
            <w:noWrap/>
            <w:vAlign w:val="center"/>
            <w:hideMark/>
          </w:tcPr>
          <w:p w14:paraId="0F446072" w14:textId="0E7B71FB"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8.3</w:t>
            </w:r>
          </w:p>
        </w:tc>
        <w:tc>
          <w:tcPr>
            <w:tcW w:w="810" w:type="dxa"/>
            <w:noWrap/>
            <w:vAlign w:val="center"/>
            <w:hideMark/>
          </w:tcPr>
          <w:p w14:paraId="4D34AFA2" w14:textId="30D053B2"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8.8</w:t>
            </w:r>
          </w:p>
        </w:tc>
      </w:tr>
      <w:tr w:rsidR="00CF47E1" w:rsidRPr="00CA6775" w14:paraId="7E2B7D74"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20" w:type="dxa"/>
            <w:vMerge/>
            <w:hideMark/>
          </w:tcPr>
          <w:p w14:paraId="0FBAB60D" w14:textId="77777777" w:rsidR="00CF47E1" w:rsidRPr="00E4238C" w:rsidRDefault="00CF47E1" w:rsidP="00CF47E1">
            <w:pPr>
              <w:suppressAutoHyphens w:val="0"/>
              <w:spacing w:after="0" w:line="240" w:lineRule="auto"/>
              <w:jc w:val="center"/>
              <w:rPr>
                <w:rFonts w:ascii="Arial" w:hAnsi="Arial" w:cs="Arial"/>
              </w:rPr>
            </w:pPr>
          </w:p>
        </w:tc>
        <w:tc>
          <w:tcPr>
            <w:tcW w:w="2417" w:type="dxa"/>
            <w:noWrap/>
            <w:vAlign w:val="center"/>
            <w:hideMark/>
          </w:tcPr>
          <w:p w14:paraId="08E6DA61" w14:textId="77777777" w:rsidR="00CF47E1" w:rsidRPr="00E4238C"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4238C">
              <w:rPr>
                <w:rFonts w:ascii="Arial" w:hAnsi="Arial" w:cs="Arial"/>
              </w:rPr>
              <w:t>Non-Hispanic Black</w:t>
            </w:r>
          </w:p>
        </w:tc>
        <w:tc>
          <w:tcPr>
            <w:tcW w:w="948" w:type="dxa"/>
            <w:noWrap/>
            <w:vAlign w:val="center"/>
            <w:hideMark/>
          </w:tcPr>
          <w:p w14:paraId="1B5483EC" w14:textId="43279F44"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7.0</w:t>
            </w:r>
          </w:p>
        </w:tc>
        <w:tc>
          <w:tcPr>
            <w:tcW w:w="775" w:type="dxa"/>
            <w:noWrap/>
            <w:vAlign w:val="center"/>
            <w:hideMark/>
          </w:tcPr>
          <w:p w14:paraId="1455AF8E" w14:textId="6215D81B"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6.8</w:t>
            </w:r>
          </w:p>
        </w:tc>
        <w:tc>
          <w:tcPr>
            <w:tcW w:w="900" w:type="dxa"/>
            <w:noWrap/>
            <w:vAlign w:val="center"/>
            <w:hideMark/>
          </w:tcPr>
          <w:p w14:paraId="363CA49E" w14:textId="7B106CEE"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7.3</w:t>
            </w:r>
          </w:p>
        </w:tc>
        <w:tc>
          <w:tcPr>
            <w:tcW w:w="236" w:type="dxa"/>
            <w:noWrap/>
            <w:vAlign w:val="center"/>
            <w:hideMark/>
          </w:tcPr>
          <w:p w14:paraId="4F84068E"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noWrap/>
            <w:vAlign w:val="center"/>
            <w:hideMark/>
          </w:tcPr>
          <w:p w14:paraId="16FC6887" w14:textId="402FE098"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8.0</w:t>
            </w:r>
          </w:p>
        </w:tc>
        <w:tc>
          <w:tcPr>
            <w:tcW w:w="900" w:type="dxa"/>
            <w:noWrap/>
            <w:vAlign w:val="center"/>
            <w:hideMark/>
          </w:tcPr>
          <w:p w14:paraId="6C42CEF1" w14:textId="07C8040F"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7.8</w:t>
            </w:r>
          </w:p>
        </w:tc>
        <w:tc>
          <w:tcPr>
            <w:tcW w:w="810" w:type="dxa"/>
            <w:noWrap/>
            <w:vAlign w:val="center"/>
            <w:hideMark/>
          </w:tcPr>
          <w:p w14:paraId="5A09F3D4" w14:textId="1F5068F3"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8.2</w:t>
            </w:r>
          </w:p>
        </w:tc>
        <w:tc>
          <w:tcPr>
            <w:tcW w:w="236" w:type="dxa"/>
            <w:noWrap/>
            <w:vAlign w:val="center"/>
            <w:hideMark/>
          </w:tcPr>
          <w:p w14:paraId="4ADBE4A8"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noWrap/>
            <w:vAlign w:val="center"/>
            <w:hideMark/>
          </w:tcPr>
          <w:p w14:paraId="70DFD64C" w14:textId="6AD7004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7.8</w:t>
            </w:r>
          </w:p>
        </w:tc>
        <w:tc>
          <w:tcPr>
            <w:tcW w:w="810" w:type="dxa"/>
            <w:noWrap/>
            <w:vAlign w:val="center"/>
            <w:hideMark/>
          </w:tcPr>
          <w:p w14:paraId="562D1692" w14:textId="55328101"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7.6</w:t>
            </w:r>
          </w:p>
        </w:tc>
        <w:tc>
          <w:tcPr>
            <w:tcW w:w="810" w:type="dxa"/>
            <w:noWrap/>
            <w:vAlign w:val="center"/>
            <w:hideMark/>
          </w:tcPr>
          <w:p w14:paraId="1AC7CDB6" w14:textId="0D8BDBB5"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8.1</w:t>
            </w:r>
          </w:p>
        </w:tc>
      </w:tr>
      <w:tr w:rsidR="00CF47E1" w:rsidRPr="00CA6775" w14:paraId="68FFD4C5"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vMerge/>
            <w:hideMark/>
          </w:tcPr>
          <w:p w14:paraId="6578D023" w14:textId="77777777" w:rsidR="00CF47E1" w:rsidRPr="00E4238C" w:rsidRDefault="00CF47E1" w:rsidP="00CF47E1">
            <w:pPr>
              <w:suppressAutoHyphens w:val="0"/>
              <w:spacing w:after="0" w:line="240" w:lineRule="auto"/>
              <w:jc w:val="center"/>
              <w:rPr>
                <w:rFonts w:ascii="Arial" w:hAnsi="Arial" w:cs="Arial"/>
              </w:rPr>
            </w:pPr>
          </w:p>
        </w:tc>
        <w:tc>
          <w:tcPr>
            <w:tcW w:w="2417" w:type="dxa"/>
            <w:tcBorders>
              <w:bottom w:val="single" w:sz="4" w:space="0" w:color="auto"/>
            </w:tcBorders>
            <w:noWrap/>
            <w:vAlign w:val="center"/>
            <w:hideMark/>
          </w:tcPr>
          <w:p w14:paraId="66D5B870" w14:textId="77777777" w:rsidR="00CF47E1" w:rsidRPr="00E4238C"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4238C">
              <w:rPr>
                <w:rFonts w:ascii="Arial" w:hAnsi="Arial" w:cs="Arial"/>
              </w:rPr>
              <w:t>Non-Hispanic White</w:t>
            </w:r>
          </w:p>
        </w:tc>
        <w:tc>
          <w:tcPr>
            <w:tcW w:w="948" w:type="dxa"/>
            <w:tcBorders>
              <w:bottom w:val="single" w:sz="4" w:space="0" w:color="auto"/>
            </w:tcBorders>
            <w:noWrap/>
            <w:vAlign w:val="center"/>
            <w:hideMark/>
          </w:tcPr>
          <w:p w14:paraId="301185D8" w14:textId="49786826"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12.5</w:t>
            </w:r>
          </w:p>
        </w:tc>
        <w:tc>
          <w:tcPr>
            <w:tcW w:w="775" w:type="dxa"/>
            <w:tcBorders>
              <w:bottom w:val="single" w:sz="4" w:space="0" w:color="auto"/>
            </w:tcBorders>
            <w:noWrap/>
            <w:vAlign w:val="center"/>
            <w:hideMark/>
          </w:tcPr>
          <w:p w14:paraId="2B486B30" w14:textId="2B4058E4"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12.3</w:t>
            </w:r>
          </w:p>
        </w:tc>
        <w:tc>
          <w:tcPr>
            <w:tcW w:w="900" w:type="dxa"/>
            <w:tcBorders>
              <w:bottom w:val="single" w:sz="4" w:space="0" w:color="auto"/>
            </w:tcBorders>
            <w:noWrap/>
            <w:vAlign w:val="center"/>
            <w:hideMark/>
          </w:tcPr>
          <w:p w14:paraId="1444E15D" w14:textId="5E9EE98F"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12.8</w:t>
            </w:r>
          </w:p>
        </w:tc>
        <w:tc>
          <w:tcPr>
            <w:tcW w:w="236" w:type="dxa"/>
            <w:tcBorders>
              <w:bottom w:val="single" w:sz="4" w:space="0" w:color="auto"/>
            </w:tcBorders>
            <w:noWrap/>
            <w:vAlign w:val="center"/>
            <w:hideMark/>
          </w:tcPr>
          <w:p w14:paraId="318666DB"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tcBorders>
              <w:bottom w:val="single" w:sz="4" w:space="0" w:color="auto"/>
            </w:tcBorders>
            <w:noWrap/>
            <w:vAlign w:val="center"/>
            <w:hideMark/>
          </w:tcPr>
          <w:p w14:paraId="0C24B0A2" w14:textId="1172FEC6"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9.1</w:t>
            </w:r>
          </w:p>
        </w:tc>
        <w:tc>
          <w:tcPr>
            <w:tcW w:w="900" w:type="dxa"/>
            <w:tcBorders>
              <w:bottom w:val="single" w:sz="4" w:space="0" w:color="auto"/>
            </w:tcBorders>
            <w:noWrap/>
            <w:vAlign w:val="center"/>
            <w:hideMark/>
          </w:tcPr>
          <w:p w14:paraId="7698FEDB" w14:textId="03A4B405"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8.9</w:t>
            </w:r>
          </w:p>
        </w:tc>
        <w:tc>
          <w:tcPr>
            <w:tcW w:w="810" w:type="dxa"/>
            <w:tcBorders>
              <w:bottom w:val="single" w:sz="4" w:space="0" w:color="auto"/>
            </w:tcBorders>
            <w:noWrap/>
            <w:vAlign w:val="center"/>
            <w:hideMark/>
          </w:tcPr>
          <w:p w14:paraId="667606C0" w14:textId="609ADF3C"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9.2</w:t>
            </w:r>
          </w:p>
        </w:tc>
        <w:tc>
          <w:tcPr>
            <w:tcW w:w="236" w:type="dxa"/>
            <w:tcBorders>
              <w:bottom w:val="single" w:sz="4" w:space="0" w:color="auto"/>
            </w:tcBorders>
            <w:noWrap/>
            <w:vAlign w:val="center"/>
            <w:hideMark/>
          </w:tcPr>
          <w:p w14:paraId="58EDE2DE"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tcBorders>
              <w:bottom w:val="single" w:sz="4" w:space="0" w:color="auto"/>
            </w:tcBorders>
            <w:noWrap/>
            <w:vAlign w:val="center"/>
            <w:hideMark/>
          </w:tcPr>
          <w:p w14:paraId="392546CD" w14:textId="3072DC36"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5.4</w:t>
            </w:r>
          </w:p>
        </w:tc>
        <w:tc>
          <w:tcPr>
            <w:tcW w:w="810" w:type="dxa"/>
            <w:tcBorders>
              <w:bottom w:val="single" w:sz="4" w:space="0" w:color="auto"/>
            </w:tcBorders>
            <w:noWrap/>
            <w:vAlign w:val="center"/>
            <w:hideMark/>
          </w:tcPr>
          <w:p w14:paraId="6619EC61" w14:textId="4176CE2C"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5.2</w:t>
            </w:r>
          </w:p>
        </w:tc>
        <w:tc>
          <w:tcPr>
            <w:tcW w:w="810" w:type="dxa"/>
            <w:tcBorders>
              <w:bottom w:val="single" w:sz="4" w:space="0" w:color="auto"/>
            </w:tcBorders>
            <w:noWrap/>
            <w:vAlign w:val="center"/>
            <w:hideMark/>
          </w:tcPr>
          <w:p w14:paraId="0B8E3123" w14:textId="05D03D90"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5.6</w:t>
            </w:r>
          </w:p>
        </w:tc>
      </w:tr>
      <w:tr w:rsidR="00CF47E1" w:rsidRPr="00CA6775" w14:paraId="3A50F9E7"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20" w:type="dxa"/>
            <w:vMerge w:val="restart"/>
            <w:noWrap/>
            <w:hideMark/>
          </w:tcPr>
          <w:p w14:paraId="3992673A" w14:textId="77777777" w:rsidR="00CF47E1" w:rsidRPr="00E4238C" w:rsidRDefault="00CF47E1" w:rsidP="00CF47E1">
            <w:pPr>
              <w:suppressAutoHyphens w:val="0"/>
              <w:spacing w:after="0" w:line="240" w:lineRule="auto"/>
              <w:jc w:val="center"/>
              <w:rPr>
                <w:rFonts w:ascii="Arial" w:hAnsi="Arial" w:cs="Arial"/>
              </w:rPr>
            </w:pPr>
            <w:r w:rsidRPr="00E4238C">
              <w:rPr>
                <w:rFonts w:ascii="Arial" w:hAnsi="Arial" w:cs="Arial"/>
              </w:rPr>
              <w:t>50</w:t>
            </w:r>
          </w:p>
        </w:tc>
        <w:tc>
          <w:tcPr>
            <w:tcW w:w="2417" w:type="dxa"/>
            <w:tcBorders>
              <w:top w:val="single" w:sz="4" w:space="0" w:color="auto"/>
            </w:tcBorders>
            <w:noWrap/>
            <w:vAlign w:val="center"/>
            <w:hideMark/>
          </w:tcPr>
          <w:p w14:paraId="408EF7DC" w14:textId="77777777" w:rsidR="00CF47E1" w:rsidRPr="00E4238C"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4238C">
              <w:rPr>
                <w:rFonts w:ascii="Arial" w:hAnsi="Arial" w:cs="Arial"/>
              </w:rPr>
              <w:t>Asian/Pacific Islander</w:t>
            </w:r>
          </w:p>
        </w:tc>
        <w:tc>
          <w:tcPr>
            <w:tcW w:w="948" w:type="dxa"/>
            <w:tcBorders>
              <w:top w:val="single" w:sz="4" w:space="0" w:color="auto"/>
            </w:tcBorders>
            <w:noWrap/>
            <w:vAlign w:val="center"/>
            <w:hideMark/>
          </w:tcPr>
          <w:p w14:paraId="47C779F4" w14:textId="20D66D0B"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9.9</w:t>
            </w:r>
          </w:p>
        </w:tc>
        <w:tc>
          <w:tcPr>
            <w:tcW w:w="775" w:type="dxa"/>
            <w:tcBorders>
              <w:top w:val="single" w:sz="4" w:space="0" w:color="auto"/>
            </w:tcBorders>
            <w:noWrap/>
            <w:vAlign w:val="center"/>
            <w:hideMark/>
          </w:tcPr>
          <w:p w14:paraId="4A9E66F9" w14:textId="5D220D85"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9.1</w:t>
            </w:r>
          </w:p>
        </w:tc>
        <w:tc>
          <w:tcPr>
            <w:tcW w:w="900" w:type="dxa"/>
            <w:tcBorders>
              <w:top w:val="single" w:sz="4" w:space="0" w:color="auto"/>
            </w:tcBorders>
            <w:noWrap/>
            <w:vAlign w:val="center"/>
            <w:hideMark/>
          </w:tcPr>
          <w:p w14:paraId="39E1366C" w14:textId="7E6D8EF0"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10.7</w:t>
            </w:r>
          </w:p>
        </w:tc>
        <w:tc>
          <w:tcPr>
            <w:tcW w:w="236" w:type="dxa"/>
            <w:tcBorders>
              <w:top w:val="single" w:sz="4" w:space="0" w:color="auto"/>
            </w:tcBorders>
            <w:noWrap/>
            <w:vAlign w:val="center"/>
            <w:hideMark/>
          </w:tcPr>
          <w:p w14:paraId="0FF1B085"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tcBorders>
              <w:top w:val="single" w:sz="4" w:space="0" w:color="auto"/>
            </w:tcBorders>
            <w:noWrap/>
            <w:vAlign w:val="center"/>
            <w:hideMark/>
          </w:tcPr>
          <w:p w14:paraId="460D8547" w14:textId="4C119568"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14.2</w:t>
            </w:r>
          </w:p>
        </w:tc>
        <w:tc>
          <w:tcPr>
            <w:tcW w:w="900" w:type="dxa"/>
            <w:tcBorders>
              <w:top w:val="single" w:sz="4" w:space="0" w:color="auto"/>
            </w:tcBorders>
            <w:noWrap/>
            <w:vAlign w:val="center"/>
            <w:hideMark/>
          </w:tcPr>
          <w:p w14:paraId="0FBEE005" w14:textId="599D9950"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13.7</w:t>
            </w:r>
          </w:p>
        </w:tc>
        <w:tc>
          <w:tcPr>
            <w:tcW w:w="810" w:type="dxa"/>
            <w:tcBorders>
              <w:top w:val="single" w:sz="4" w:space="0" w:color="auto"/>
            </w:tcBorders>
            <w:noWrap/>
            <w:vAlign w:val="center"/>
            <w:hideMark/>
          </w:tcPr>
          <w:p w14:paraId="28A4D086" w14:textId="0E0F666F"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14.7</w:t>
            </w:r>
          </w:p>
        </w:tc>
        <w:tc>
          <w:tcPr>
            <w:tcW w:w="236" w:type="dxa"/>
            <w:tcBorders>
              <w:top w:val="single" w:sz="4" w:space="0" w:color="auto"/>
            </w:tcBorders>
            <w:noWrap/>
            <w:vAlign w:val="center"/>
            <w:hideMark/>
          </w:tcPr>
          <w:p w14:paraId="55E05AB4"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tcBorders>
              <w:top w:val="single" w:sz="4" w:space="0" w:color="auto"/>
            </w:tcBorders>
            <w:noWrap/>
            <w:vAlign w:val="center"/>
            <w:hideMark/>
          </w:tcPr>
          <w:p w14:paraId="1B0483CF" w14:textId="7FD9780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13.9</w:t>
            </w:r>
          </w:p>
        </w:tc>
        <w:tc>
          <w:tcPr>
            <w:tcW w:w="810" w:type="dxa"/>
            <w:tcBorders>
              <w:top w:val="single" w:sz="4" w:space="0" w:color="auto"/>
            </w:tcBorders>
            <w:noWrap/>
            <w:vAlign w:val="center"/>
            <w:hideMark/>
          </w:tcPr>
          <w:p w14:paraId="17415C91" w14:textId="54DE9E3A"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13.5</w:t>
            </w:r>
          </w:p>
        </w:tc>
        <w:tc>
          <w:tcPr>
            <w:tcW w:w="810" w:type="dxa"/>
            <w:tcBorders>
              <w:top w:val="single" w:sz="4" w:space="0" w:color="auto"/>
            </w:tcBorders>
            <w:noWrap/>
            <w:vAlign w:val="center"/>
            <w:hideMark/>
          </w:tcPr>
          <w:p w14:paraId="4188DB47" w14:textId="7B68F04E"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14.4</w:t>
            </w:r>
          </w:p>
        </w:tc>
      </w:tr>
      <w:tr w:rsidR="00CF47E1" w:rsidRPr="00CA6775" w14:paraId="58042573"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vMerge/>
            <w:hideMark/>
          </w:tcPr>
          <w:p w14:paraId="4F8FD4DB" w14:textId="77777777" w:rsidR="00CF47E1" w:rsidRPr="00E4238C" w:rsidRDefault="00CF47E1" w:rsidP="00CF47E1">
            <w:pPr>
              <w:suppressAutoHyphens w:val="0"/>
              <w:spacing w:after="0" w:line="240" w:lineRule="auto"/>
              <w:jc w:val="center"/>
              <w:rPr>
                <w:rFonts w:ascii="Arial" w:hAnsi="Arial" w:cs="Arial"/>
              </w:rPr>
            </w:pPr>
          </w:p>
        </w:tc>
        <w:tc>
          <w:tcPr>
            <w:tcW w:w="2417" w:type="dxa"/>
            <w:noWrap/>
            <w:vAlign w:val="center"/>
            <w:hideMark/>
          </w:tcPr>
          <w:p w14:paraId="5BE5A967" w14:textId="77777777" w:rsidR="00CF47E1" w:rsidRPr="00E4238C"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4238C">
              <w:rPr>
                <w:rFonts w:ascii="Arial" w:hAnsi="Arial" w:cs="Arial"/>
              </w:rPr>
              <w:t>Hispanic</w:t>
            </w:r>
          </w:p>
        </w:tc>
        <w:tc>
          <w:tcPr>
            <w:tcW w:w="948" w:type="dxa"/>
            <w:noWrap/>
            <w:vAlign w:val="center"/>
            <w:hideMark/>
          </w:tcPr>
          <w:p w14:paraId="14A0B813" w14:textId="03D7ED5B"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9.0</w:t>
            </w:r>
          </w:p>
        </w:tc>
        <w:tc>
          <w:tcPr>
            <w:tcW w:w="775" w:type="dxa"/>
            <w:noWrap/>
            <w:vAlign w:val="center"/>
            <w:hideMark/>
          </w:tcPr>
          <w:p w14:paraId="74C27AB4" w14:textId="0DB969D8"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8.6</w:t>
            </w:r>
          </w:p>
        </w:tc>
        <w:tc>
          <w:tcPr>
            <w:tcW w:w="900" w:type="dxa"/>
            <w:noWrap/>
            <w:vAlign w:val="center"/>
            <w:hideMark/>
          </w:tcPr>
          <w:p w14:paraId="63EA485F" w14:textId="1D1E3646"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9.5</w:t>
            </w:r>
          </w:p>
        </w:tc>
        <w:tc>
          <w:tcPr>
            <w:tcW w:w="236" w:type="dxa"/>
            <w:noWrap/>
            <w:vAlign w:val="center"/>
            <w:hideMark/>
          </w:tcPr>
          <w:p w14:paraId="2DE73D74"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noWrap/>
            <w:vAlign w:val="center"/>
            <w:hideMark/>
          </w:tcPr>
          <w:p w14:paraId="1B2D55EC" w14:textId="2B14D4C0"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11.2</w:t>
            </w:r>
          </w:p>
        </w:tc>
        <w:tc>
          <w:tcPr>
            <w:tcW w:w="900" w:type="dxa"/>
            <w:noWrap/>
            <w:vAlign w:val="center"/>
            <w:hideMark/>
          </w:tcPr>
          <w:p w14:paraId="3545FCDA" w14:textId="5932A1DD"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10.9</w:t>
            </w:r>
          </w:p>
        </w:tc>
        <w:tc>
          <w:tcPr>
            <w:tcW w:w="810" w:type="dxa"/>
            <w:noWrap/>
            <w:vAlign w:val="center"/>
            <w:hideMark/>
          </w:tcPr>
          <w:p w14:paraId="590200EC" w14:textId="06788C81"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11.5</w:t>
            </w:r>
          </w:p>
        </w:tc>
        <w:tc>
          <w:tcPr>
            <w:tcW w:w="236" w:type="dxa"/>
            <w:noWrap/>
            <w:vAlign w:val="center"/>
            <w:hideMark/>
          </w:tcPr>
          <w:p w14:paraId="3CEA53BF"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noWrap/>
            <w:vAlign w:val="center"/>
            <w:hideMark/>
          </w:tcPr>
          <w:p w14:paraId="049BA374" w14:textId="59B2F5F2"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9.4</w:t>
            </w:r>
          </w:p>
        </w:tc>
        <w:tc>
          <w:tcPr>
            <w:tcW w:w="810" w:type="dxa"/>
            <w:noWrap/>
            <w:vAlign w:val="center"/>
            <w:hideMark/>
          </w:tcPr>
          <w:p w14:paraId="61DA3D2E" w14:textId="419230E3"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9.2</w:t>
            </w:r>
          </w:p>
        </w:tc>
        <w:tc>
          <w:tcPr>
            <w:tcW w:w="810" w:type="dxa"/>
            <w:noWrap/>
            <w:vAlign w:val="center"/>
            <w:hideMark/>
          </w:tcPr>
          <w:p w14:paraId="0C69F5B7" w14:textId="206A447E"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9.7</w:t>
            </w:r>
          </w:p>
        </w:tc>
      </w:tr>
      <w:tr w:rsidR="00CF47E1" w:rsidRPr="00CA6775" w14:paraId="370745B7"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20" w:type="dxa"/>
            <w:vMerge/>
            <w:hideMark/>
          </w:tcPr>
          <w:p w14:paraId="321DA0EB" w14:textId="77777777" w:rsidR="00CF47E1" w:rsidRPr="00E4238C" w:rsidRDefault="00CF47E1" w:rsidP="00CF47E1">
            <w:pPr>
              <w:suppressAutoHyphens w:val="0"/>
              <w:spacing w:after="0" w:line="240" w:lineRule="auto"/>
              <w:jc w:val="center"/>
              <w:rPr>
                <w:rFonts w:ascii="Arial" w:hAnsi="Arial" w:cs="Arial"/>
              </w:rPr>
            </w:pPr>
          </w:p>
        </w:tc>
        <w:tc>
          <w:tcPr>
            <w:tcW w:w="2417" w:type="dxa"/>
            <w:noWrap/>
            <w:vAlign w:val="center"/>
            <w:hideMark/>
          </w:tcPr>
          <w:p w14:paraId="35B31FAE" w14:textId="77777777" w:rsidR="00CF47E1" w:rsidRPr="00E4238C"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4238C">
              <w:rPr>
                <w:rFonts w:ascii="Arial" w:hAnsi="Arial" w:cs="Arial"/>
              </w:rPr>
              <w:t>Non-Hispanic Black</w:t>
            </w:r>
          </w:p>
        </w:tc>
        <w:tc>
          <w:tcPr>
            <w:tcW w:w="948" w:type="dxa"/>
            <w:noWrap/>
            <w:vAlign w:val="center"/>
            <w:hideMark/>
          </w:tcPr>
          <w:p w14:paraId="33D3148D" w14:textId="27D248F4"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7.0</w:t>
            </w:r>
          </w:p>
        </w:tc>
        <w:tc>
          <w:tcPr>
            <w:tcW w:w="775" w:type="dxa"/>
            <w:noWrap/>
            <w:vAlign w:val="center"/>
            <w:hideMark/>
          </w:tcPr>
          <w:p w14:paraId="43C843DB" w14:textId="49456E70"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6.7</w:t>
            </w:r>
          </w:p>
        </w:tc>
        <w:tc>
          <w:tcPr>
            <w:tcW w:w="900" w:type="dxa"/>
            <w:noWrap/>
            <w:vAlign w:val="center"/>
            <w:hideMark/>
          </w:tcPr>
          <w:p w14:paraId="74E01234" w14:textId="07AAA891"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7.2</w:t>
            </w:r>
          </w:p>
        </w:tc>
        <w:tc>
          <w:tcPr>
            <w:tcW w:w="236" w:type="dxa"/>
            <w:noWrap/>
            <w:vAlign w:val="center"/>
            <w:hideMark/>
          </w:tcPr>
          <w:p w14:paraId="53275970"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noWrap/>
            <w:vAlign w:val="center"/>
            <w:hideMark/>
          </w:tcPr>
          <w:p w14:paraId="279F03F7" w14:textId="3911690A"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9.5</w:t>
            </w:r>
          </w:p>
        </w:tc>
        <w:tc>
          <w:tcPr>
            <w:tcW w:w="900" w:type="dxa"/>
            <w:noWrap/>
            <w:vAlign w:val="center"/>
            <w:hideMark/>
          </w:tcPr>
          <w:p w14:paraId="1A67F240" w14:textId="6BF77E78"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9.3</w:t>
            </w:r>
          </w:p>
        </w:tc>
        <w:tc>
          <w:tcPr>
            <w:tcW w:w="810" w:type="dxa"/>
            <w:noWrap/>
            <w:vAlign w:val="center"/>
            <w:hideMark/>
          </w:tcPr>
          <w:p w14:paraId="20C53AB9" w14:textId="10BBB9A2"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9.7</w:t>
            </w:r>
          </w:p>
        </w:tc>
        <w:tc>
          <w:tcPr>
            <w:tcW w:w="236" w:type="dxa"/>
            <w:noWrap/>
            <w:vAlign w:val="center"/>
            <w:hideMark/>
          </w:tcPr>
          <w:p w14:paraId="496A8AE5"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noWrap/>
            <w:vAlign w:val="center"/>
            <w:hideMark/>
          </w:tcPr>
          <w:p w14:paraId="175F5C2B" w14:textId="0CCD2F08"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8.6</w:t>
            </w:r>
          </w:p>
        </w:tc>
        <w:tc>
          <w:tcPr>
            <w:tcW w:w="810" w:type="dxa"/>
            <w:noWrap/>
            <w:vAlign w:val="center"/>
            <w:hideMark/>
          </w:tcPr>
          <w:p w14:paraId="405FA374" w14:textId="3691FBB5"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8.4</w:t>
            </w:r>
          </w:p>
        </w:tc>
        <w:tc>
          <w:tcPr>
            <w:tcW w:w="810" w:type="dxa"/>
            <w:noWrap/>
            <w:vAlign w:val="center"/>
            <w:hideMark/>
          </w:tcPr>
          <w:p w14:paraId="300E7E12" w14:textId="19721244"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8.8</w:t>
            </w:r>
          </w:p>
        </w:tc>
      </w:tr>
      <w:tr w:rsidR="00CF47E1" w:rsidRPr="00CA6775" w14:paraId="4FD2FF8A"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vMerge/>
            <w:hideMark/>
          </w:tcPr>
          <w:p w14:paraId="2D0A5AC5" w14:textId="77777777" w:rsidR="00CF47E1" w:rsidRPr="00E4238C" w:rsidRDefault="00CF47E1" w:rsidP="00CF47E1">
            <w:pPr>
              <w:suppressAutoHyphens w:val="0"/>
              <w:spacing w:after="0" w:line="240" w:lineRule="auto"/>
              <w:jc w:val="center"/>
              <w:rPr>
                <w:rFonts w:ascii="Arial" w:hAnsi="Arial" w:cs="Arial"/>
              </w:rPr>
            </w:pPr>
          </w:p>
        </w:tc>
        <w:tc>
          <w:tcPr>
            <w:tcW w:w="2417" w:type="dxa"/>
            <w:tcBorders>
              <w:bottom w:val="single" w:sz="4" w:space="0" w:color="auto"/>
            </w:tcBorders>
            <w:noWrap/>
            <w:vAlign w:val="center"/>
            <w:hideMark/>
          </w:tcPr>
          <w:p w14:paraId="0148F084" w14:textId="77777777" w:rsidR="00CF47E1" w:rsidRPr="00E4238C"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4238C">
              <w:rPr>
                <w:rFonts w:ascii="Arial" w:hAnsi="Arial" w:cs="Arial"/>
              </w:rPr>
              <w:t>Non-Hispanic White</w:t>
            </w:r>
          </w:p>
        </w:tc>
        <w:tc>
          <w:tcPr>
            <w:tcW w:w="948" w:type="dxa"/>
            <w:tcBorders>
              <w:bottom w:val="single" w:sz="4" w:space="0" w:color="auto"/>
            </w:tcBorders>
            <w:noWrap/>
            <w:vAlign w:val="center"/>
            <w:hideMark/>
          </w:tcPr>
          <w:p w14:paraId="663FAD3A" w14:textId="4833876E"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12.7</w:t>
            </w:r>
          </w:p>
        </w:tc>
        <w:tc>
          <w:tcPr>
            <w:tcW w:w="775" w:type="dxa"/>
            <w:tcBorders>
              <w:bottom w:val="single" w:sz="4" w:space="0" w:color="auto"/>
            </w:tcBorders>
            <w:noWrap/>
            <w:vAlign w:val="center"/>
            <w:hideMark/>
          </w:tcPr>
          <w:p w14:paraId="33E56988" w14:textId="7BDF60CC"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12.5</w:t>
            </w:r>
          </w:p>
        </w:tc>
        <w:tc>
          <w:tcPr>
            <w:tcW w:w="900" w:type="dxa"/>
            <w:tcBorders>
              <w:bottom w:val="single" w:sz="4" w:space="0" w:color="auto"/>
            </w:tcBorders>
            <w:noWrap/>
            <w:vAlign w:val="center"/>
            <w:hideMark/>
          </w:tcPr>
          <w:p w14:paraId="030E5516" w14:textId="43916A25"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12.9</w:t>
            </w:r>
          </w:p>
        </w:tc>
        <w:tc>
          <w:tcPr>
            <w:tcW w:w="236" w:type="dxa"/>
            <w:tcBorders>
              <w:bottom w:val="single" w:sz="4" w:space="0" w:color="auto"/>
            </w:tcBorders>
            <w:noWrap/>
            <w:vAlign w:val="center"/>
            <w:hideMark/>
          </w:tcPr>
          <w:p w14:paraId="57E2D5D4"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tcBorders>
              <w:bottom w:val="single" w:sz="4" w:space="0" w:color="auto"/>
            </w:tcBorders>
            <w:noWrap/>
            <w:vAlign w:val="center"/>
            <w:hideMark/>
          </w:tcPr>
          <w:p w14:paraId="3431FFA2" w14:textId="3CA1E6FB"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12.0</w:t>
            </w:r>
          </w:p>
        </w:tc>
        <w:tc>
          <w:tcPr>
            <w:tcW w:w="900" w:type="dxa"/>
            <w:tcBorders>
              <w:bottom w:val="single" w:sz="4" w:space="0" w:color="auto"/>
            </w:tcBorders>
            <w:noWrap/>
            <w:vAlign w:val="center"/>
            <w:hideMark/>
          </w:tcPr>
          <w:p w14:paraId="7D28BD9E" w14:textId="2A270759"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11.9</w:t>
            </w:r>
          </w:p>
        </w:tc>
        <w:tc>
          <w:tcPr>
            <w:tcW w:w="810" w:type="dxa"/>
            <w:tcBorders>
              <w:bottom w:val="single" w:sz="4" w:space="0" w:color="auto"/>
            </w:tcBorders>
            <w:noWrap/>
            <w:vAlign w:val="center"/>
            <w:hideMark/>
          </w:tcPr>
          <w:p w14:paraId="1EFF5973" w14:textId="3651A4D8"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12.1</w:t>
            </w:r>
          </w:p>
        </w:tc>
        <w:tc>
          <w:tcPr>
            <w:tcW w:w="236" w:type="dxa"/>
            <w:tcBorders>
              <w:bottom w:val="single" w:sz="4" w:space="0" w:color="auto"/>
            </w:tcBorders>
            <w:noWrap/>
            <w:vAlign w:val="center"/>
            <w:hideMark/>
          </w:tcPr>
          <w:p w14:paraId="45175EC7"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tcBorders>
              <w:bottom w:val="single" w:sz="4" w:space="0" w:color="auto"/>
            </w:tcBorders>
            <w:noWrap/>
            <w:vAlign w:val="center"/>
            <w:hideMark/>
          </w:tcPr>
          <w:p w14:paraId="2C9BD581" w14:textId="752DBF31"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7.0</w:t>
            </w:r>
          </w:p>
        </w:tc>
        <w:tc>
          <w:tcPr>
            <w:tcW w:w="810" w:type="dxa"/>
            <w:tcBorders>
              <w:bottom w:val="single" w:sz="4" w:space="0" w:color="auto"/>
            </w:tcBorders>
            <w:noWrap/>
            <w:vAlign w:val="center"/>
            <w:hideMark/>
          </w:tcPr>
          <w:p w14:paraId="715A8E33" w14:textId="770CBB00"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6.8</w:t>
            </w:r>
          </w:p>
        </w:tc>
        <w:tc>
          <w:tcPr>
            <w:tcW w:w="810" w:type="dxa"/>
            <w:tcBorders>
              <w:bottom w:val="single" w:sz="4" w:space="0" w:color="auto"/>
            </w:tcBorders>
            <w:noWrap/>
            <w:vAlign w:val="center"/>
            <w:hideMark/>
          </w:tcPr>
          <w:p w14:paraId="3A0E40A6" w14:textId="3E6EE71C"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7.1</w:t>
            </w:r>
          </w:p>
        </w:tc>
      </w:tr>
      <w:tr w:rsidR="00CF47E1" w:rsidRPr="00CA6775" w14:paraId="1DC480AD"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20" w:type="dxa"/>
            <w:vMerge w:val="restart"/>
            <w:noWrap/>
            <w:hideMark/>
          </w:tcPr>
          <w:p w14:paraId="6CA225CD" w14:textId="77777777" w:rsidR="00CF47E1" w:rsidRPr="00E4238C" w:rsidRDefault="00CF47E1" w:rsidP="00CF47E1">
            <w:pPr>
              <w:suppressAutoHyphens w:val="0"/>
              <w:spacing w:after="0" w:line="240" w:lineRule="auto"/>
              <w:jc w:val="center"/>
              <w:rPr>
                <w:rFonts w:ascii="Arial" w:hAnsi="Arial" w:cs="Arial"/>
              </w:rPr>
            </w:pPr>
            <w:r w:rsidRPr="00E4238C">
              <w:rPr>
                <w:rFonts w:ascii="Arial" w:hAnsi="Arial" w:cs="Arial"/>
              </w:rPr>
              <w:t>60</w:t>
            </w:r>
          </w:p>
        </w:tc>
        <w:tc>
          <w:tcPr>
            <w:tcW w:w="2417" w:type="dxa"/>
            <w:tcBorders>
              <w:top w:val="single" w:sz="4" w:space="0" w:color="auto"/>
            </w:tcBorders>
            <w:noWrap/>
            <w:vAlign w:val="center"/>
            <w:hideMark/>
          </w:tcPr>
          <w:p w14:paraId="23910D0E" w14:textId="77777777" w:rsidR="00CF47E1" w:rsidRPr="00E4238C"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4238C">
              <w:rPr>
                <w:rFonts w:ascii="Arial" w:hAnsi="Arial" w:cs="Arial"/>
              </w:rPr>
              <w:t>Asian/Pacific Islander</w:t>
            </w:r>
          </w:p>
        </w:tc>
        <w:tc>
          <w:tcPr>
            <w:tcW w:w="948" w:type="dxa"/>
            <w:tcBorders>
              <w:top w:val="single" w:sz="4" w:space="0" w:color="auto"/>
            </w:tcBorders>
            <w:noWrap/>
            <w:vAlign w:val="center"/>
            <w:hideMark/>
          </w:tcPr>
          <w:p w14:paraId="0EAE9500" w14:textId="3FA4FD9B"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5.7</w:t>
            </w:r>
          </w:p>
        </w:tc>
        <w:tc>
          <w:tcPr>
            <w:tcW w:w="775" w:type="dxa"/>
            <w:tcBorders>
              <w:top w:val="single" w:sz="4" w:space="0" w:color="auto"/>
            </w:tcBorders>
            <w:noWrap/>
            <w:vAlign w:val="center"/>
            <w:hideMark/>
          </w:tcPr>
          <w:p w14:paraId="5A96DC58" w14:textId="37A1F462"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5.3</w:t>
            </w:r>
          </w:p>
        </w:tc>
        <w:tc>
          <w:tcPr>
            <w:tcW w:w="900" w:type="dxa"/>
            <w:tcBorders>
              <w:top w:val="single" w:sz="4" w:space="0" w:color="auto"/>
            </w:tcBorders>
            <w:noWrap/>
            <w:vAlign w:val="center"/>
            <w:hideMark/>
          </w:tcPr>
          <w:p w14:paraId="688FF069" w14:textId="5B291B9B"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6.2</w:t>
            </w:r>
          </w:p>
        </w:tc>
        <w:tc>
          <w:tcPr>
            <w:tcW w:w="236" w:type="dxa"/>
            <w:tcBorders>
              <w:top w:val="single" w:sz="4" w:space="0" w:color="auto"/>
            </w:tcBorders>
            <w:noWrap/>
            <w:vAlign w:val="center"/>
            <w:hideMark/>
          </w:tcPr>
          <w:p w14:paraId="7506E12E"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tcBorders>
              <w:top w:val="single" w:sz="4" w:space="0" w:color="auto"/>
            </w:tcBorders>
            <w:noWrap/>
            <w:vAlign w:val="center"/>
            <w:hideMark/>
          </w:tcPr>
          <w:p w14:paraId="23F99747" w14:textId="5314F880"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8.2</w:t>
            </w:r>
          </w:p>
        </w:tc>
        <w:tc>
          <w:tcPr>
            <w:tcW w:w="900" w:type="dxa"/>
            <w:tcBorders>
              <w:top w:val="single" w:sz="4" w:space="0" w:color="auto"/>
            </w:tcBorders>
            <w:noWrap/>
            <w:vAlign w:val="center"/>
            <w:hideMark/>
          </w:tcPr>
          <w:p w14:paraId="392D321F" w14:textId="668E359E"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7.9</w:t>
            </w:r>
          </w:p>
        </w:tc>
        <w:tc>
          <w:tcPr>
            <w:tcW w:w="810" w:type="dxa"/>
            <w:tcBorders>
              <w:top w:val="single" w:sz="4" w:space="0" w:color="auto"/>
            </w:tcBorders>
            <w:noWrap/>
            <w:vAlign w:val="center"/>
            <w:hideMark/>
          </w:tcPr>
          <w:p w14:paraId="15E89300" w14:textId="78ABD68C"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8.6</w:t>
            </w:r>
          </w:p>
        </w:tc>
        <w:tc>
          <w:tcPr>
            <w:tcW w:w="236" w:type="dxa"/>
            <w:tcBorders>
              <w:top w:val="single" w:sz="4" w:space="0" w:color="auto"/>
            </w:tcBorders>
            <w:noWrap/>
            <w:vAlign w:val="center"/>
            <w:hideMark/>
          </w:tcPr>
          <w:p w14:paraId="165C2245"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tcBorders>
              <w:top w:val="single" w:sz="4" w:space="0" w:color="auto"/>
            </w:tcBorders>
            <w:noWrap/>
            <w:vAlign w:val="center"/>
            <w:hideMark/>
          </w:tcPr>
          <w:p w14:paraId="679B7E8A" w14:textId="7352A521"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9.3</w:t>
            </w:r>
          </w:p>
        </w:tc>
        <w:tc>
          <w:tcPr>
            <w:tcW w:w="810" w:type="dxa"/>
            <w:tcBorders>
              <w:top w:val="single" w:sz="4" w:space="0" w:color="auto"/>
            </w:tcBorders>
            <w:noWrap/>
            <w:vAlign w:val="center"/>
            <w:hideMark/>
          </w:tcPr>
          <w:p w14:paraId="53526D4A" w14:textId="4495CEF6"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9.0</w:t>
            </w:r>
          </w:p>
        </w:tc>
        <w:tc>
          <w:tcPr>
            <w:tcW w:w="810" w:type="dxa"/>
            <w:tcBorders>
              <w:top w:val="single" w:sz="4" w:space="0" w:color="auto"/>
            </w:tcBorders>
            <w:noWrap/>
            <w:vAlign w:val="center"/>
            <w:hideMark/>
          </w:tcPr>
          <w:p w14:paraId="1C37A513" w14:textId="423183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9.6</w:t>
            </w:r>
          </w:p>
        </w:tc>
      </w:tr>
      <w:tr w:rsidR="00CF47E1" w:rsidRPr="00CA6775" w14:paraId="507819FF"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vMerge/>
            <w:hideMark/>
          </w:tcPr>
          <w:p w14:paraId="16893E39" w14:textId="77777777" w:rsidR="00CF47E1" w:rsidRPr="00E4238C" w:rsidRDefault="00CF47E1" w:rsidP="00CF47E1">
            <w:pPr>
              <w:suppressAutoHyphens w:val="0"/>
              <w:spacing w:after="0" w:line="240" w:lineRule="auto"/>
              <w:jc w:val="center"/>
              <w:rPr>
                <w:rFonts w:ascii="Arial" w:hAnsi="Arial" w:cs="Arial"/>
              </w:rPr>
            </w:pPr>
          </w:p>
        </w:tc>
        <w:tc>
          <w:tcPr>
            <w:tcW w:w="2417" w:type="dxa"/>
            <w:noWrap/>
            <w:vAlign w:val="center"/>
            <w:hideMark/>
          </w:tcPr>
          <w:p w14:paraId="2A24CE3A" w14:textId="77777777" w:rsidR="00CF47E1" w:rsidRPr="00E4238C"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4238C">
              <w:rPr>
                <w:rFonts w:ascii="Arial" w:hAnsi="Arial" w:cs="Arial"/>
              </w:rPr>
              <w:t>Hispanic</w:t>
            </w:r>
          </w:p>
        </w:tc>
        <w:tc>
          <w:tcPr>
            <w:tcW w:w="948" w:type="dxa"/>
            <w:noWrap/>
            <w:vAlign w:val="center"/>
            <w:hideMark/>
          </w:tcPr>
          <w:p w14:paraId="61083F6A" w14:textId="008D4CBE"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5.5</w:t>
            </w:r>
          </w:p>
        </w:tc>
        <w:tc>
          <w:tcPr>
            <w:tcW w:w="775" w:type="dxa"/>
            <w:noWrap/>
            <w:vAlign w:val="center"/>
            <w:hideMark/>
          </w:tcPr>
          <w:p w14:paraId="1475B621" w14:textId="47C5C6B3"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5.3</w:t>
            </w:r>
          </w:p>
        </w:tc>
        <w:tc>
          <w:tcPr>
            <w:tcW w:w="900" w:type="dxa"/>
            <w:noWrap/>
            <w:vAlign w:val="center"/>
            <w:hideMark/>
          </w:tcPr>
          <w:p w14:paraId="02D8C3B1" w14:textId="0964AB48"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5.8</w:t>
            </w:r>
          </w:p>
        </w:tc>
        <w:tc>
          <w:tcPr>
            <w:tcW w:w="236" w:type="dxa"/>
            <w:noWrap/>
            <w:vAlign w:val="center"/>
            <w:hideMark/>
          </w:tcPr>
          <w:p w14:paraId="50D81D83"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noWrap/>
            <w:vAlign w:val="center"/>
            <w:hideMark/>
          </w:tcPr>
          <w:p w14:paraId="0DF11DFC" w14:textId="760B9775"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6.8</w:t>
            </w:r>
          </w:p>
        </w:tc>
        <w:tc>
          <w:tcPr>
            <w:tcW w:w="900" w:type="dxa"/>
            <w:noWrap/>
            <w:vAlign w:val="center"/>
            <w:hideMark/>
          </w:tcPr>
          <w:p w14:paraId="76180C88" w14:textId="35BE6D73"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6.6</w:t>
            </w:r>
          </w:p>
        </w:tc>
        <w:tc>
          <w:tcPr>
            <w:tcW w:w="810" w:type="dxa"/>
            <w:noWrap/>
            <w:vAlign w:val="center"/>
            <w:hideMark/>
          </w:tcPr>
          <w:p w14:paraId="13A5C242" w14:textId="657997B0"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7.0</w:t>
            </w:r>
          </w:p>
        </w:tc>
        <w:tc>
          <w:tcPr>
            <w:tcW w:w="236" w:type="dxa"/>
            <w:noWrap/>
            <w:vAlign w:val="center"/>
            <w:hideMark/>
          </w:tcPr>
          <w:p w14:paraId="591A1366"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noWrap/>
            <w:vAlign w:val="center"/>
            <w:hideMark/>
          </w:tcPr>
          <w:p w14:paraId="58671D73" w14:textId="04BD1CA6"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6.6</w:t>
            </w:r>
          </w:p>
        </w:tc>
        <w:tc>
          <w:tcPr>
            <w:tcW w:w="810" w:type="dxa"/>
            <w:noWrap/>
            <w:vAlign w:val="center"/>
            <w:hideMark/>
          </w:tcPr>
          <w:p w14:paraId="06E1A61D" w14:textId="6600BA62"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6.5</w:t>
            </w:r>
          </w:p>
        </w:tc>
        <w:tc>
          <w:tcPr>
            <w:tcW w:w="810" w:type="dxa"/>
            <w:noWrap/>
            <w:vAlign w:val="center"/>
            <w:hideMark/>
          </w:tcPr>
          <w:p w14:paraId="19AE5824" w14:textId="44FB36A4"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6.8</w:t>
            </w:r>
          </w:p>
        </w:tc>
      </w:tr>
      <w:tr w:rsidR="00CF47E1" w:rsidRPr="00CA6775" w14:paraId="73B8D452"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20" w:type="dxa"/>
            <w:vMerge/>
            <w:hideMark/>
          </w:tcPr>
          <w:p w14:paraId="2A8A18F7" w14:textId="77777777" w:rsidR="00CF47E1" w:rsidRPr="00E4238C" w:rsidRDefault="00CF47E1" w:rsidP="00CF47E1">
            <w:pPr>
              <w:suppressAutoHyphens w:val="0"/>
              <w:spacing w:after="0" w:line="240" w:lineRule="auto"/>
              <w:jc w:val="center"/>
              <w:rPr>
                <w:rFonts w:ascii="Arial" w:hAnsi="Arial" w:cs="Arial"/>
              </w:rPr>
            </w:pPr>
          </w:p>
        </w:tc>
        <w:tc>
          <w:tcPr>
            <w:tcW w:w="2417" w:type="dxa"/>
            <w:noWrap/>
            <w:vAlign w:val="center"/>
            <w:hideMark/>
          </w:tcPr>
          <w:p w14:paraId="0EEC8098" w14:textId="77777777" w:rsidR="00CF47E1" w:rsidRPr="00E4238C"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4238C">
              <w:rPr>
                <w:rFonts w:ascii="Arial" w:hAnsi="Arial" w:cs="Arial"/>
              </w:rPr>
              <w:t>Non-Hispanic Black</w:t>
            </w:r>
          </w:p>
        </w:tc>
        <w:tc>
          <w:tcPr>
            <w:tcW w:w="948" w:type="dxa"/>
            <w:noWrap/>
            <w:vAlign w:val="center"/>
            <w:hideMark/>
          </w:tcPr>
          <w:p w14:paraId="220DF7ED" w14:textId="746C00C6"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4.8</w:t>
            </w:r>
          </w:p>
        </w:tc>
        <w:tc>
          <w:tcPr>
            <w:tcW w:w="775" w:type="dxa"/>
            <w:noWrap/>
            <w:vAlign w:val="center"/>
            <w:hideMark/>
          </w:tcPr>
          <w:p w14:paraId="0CECF520" w14:textId="6E66ABE8"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4.6</w:t>
            </w:r>
          </w:p>
        </w:tc>
        <w:tc>
          <w:tcPr>
            <w:tcW w:w="900" w:type="dxa"/>
            <w:noWrap/>
            <w:vAlign w:val="center"/>
            <w:hideMark/>
          </w:tcPr>
          <w:p w14:paraId="79847EAD" w14:textId="73DDC669"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4.9</w:t>
            </w:r>
          </w:p>
        </w:tc>
        <w:tc>
          <w:tcPr>
            <w:tcW w:w="236" w:type="dxa"/>
            <w:noWrap/>
            <w:vAlign w:val="center"/>
            <w:hideMark/>
          </w:tcPr>
          <w:p w14:paraId="6AFC9992"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noWrap/>
            <w:vAlign w:val="center"/>
            <w:hideMark/>
          </w:tcPr>
          <w:p w14:paraId="779C7770" w14:textId="1E118FF9"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6.3</w:t>
            </w:r>
          </w:p>
        </w:tc>
        <w:tc>
          <w:tcPr>
            <w:tcW w:w="900" w:type="dxa"/>
            <w:noWrap/>
            <w:vAlign w:val="center"/>
            <w:hideMark/>
          </w:tcPr>
          <w:p w14:paraId="489EF833" w14:textId="22CD179B"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6.2</w:t>
            </w:r>
          </w:p>
        </w:tc>
        <w:tc>
          <w:tcPr>
            <w:tcW w:w="810" w:type="dxa"/>
            <w:noWrap/>
            <w:vAlign w:val="center"/>
            <w:hideMark/>
          </w:tcPr>
          <w:p w14:paraId="15A4A7C1" w14:textId="310F481C"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6.5</w:t>
            </w:r>
          </w:p>
        </w:tc>
        <w:tc>
          <w:tcPr>
            <w:tcW w:w="236" w:type="dxa"/>
            <w:noWrap/>
            <w:vAlign w:val="center"/>
            <w:hideMark/>
          </w:tcPr>
          <w:p w14:paraId="68C447D1"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noWrap/>
            <w:vAlign w:val="center"/>
            <w:hideMark/>
          </w:tcPr>
          <w:p w14:paraId="4D03F950" w14:textId="324E39DB"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6.2</w:t>
            </w:r>
          </w:p>
        </w:tc>
        <w:tc>
          <w:tcPr>
            <w:tcW w:w="810" w:type="dxa"/>
            <w:noWrap/>
            <w:vAlign w:val="center"/>
            <w:hideMark/>
          </w:tcPr>
          <w:p w14:paraId="2C804A7B" w14:textId="7E0E5EAC"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6.0</w:t>
            </w:r>
          </w:p>
        </w:tc>
        <w:tc>
          <w:tcPr>
            <w:tcW w:w="810" w:type="dxa"/>
            <w:noWrap/>
            <w:vAlign w:val="center"/>
            <w:hideMark/>
          </w:tcPr>
          <w:p w14:paraId="50B6110C" w14:textId="0852DDB4"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6.3</w:t>
            </w:r>
          </w:p>
        </w:tc>
      </w:tr>
      <w:tr w:rsidR="00CF47E1" w:rsidRPr="00CA6775" w14:paraId="639B0932"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vMerge/>
            <w:hideMark/>
          </w:tcPr>
          <w:p w14:paraId="14B63B43" w14:textId="77777777" w:rsidR="00CF47E1" w:rsidRPr="00E4238C" w:rsidRDefault="00CF47E1" w:rsidP="00CF47E1">
            <w:pPr>
              <w:suppressAutoHyphens w:val="0"/>
              <w:spacing w:after="0" w:line="240" w:lineRule="auto"/>
              <w:jc w:val="center"/>
              <w:rPr>
                <w:rFonts w:ascii="Arial" w:hAnsi="Arial" w:cs="Arial"/>
              </w:rPr>
            </w:pPr>
          </w:p>
        </w:tc>
        <w:tc>
          <w:tcPr>
            <w:tcW w:w="2417" w:type="dxa"/>
            <w:tcBorders>
              <w:bottom w:val="single" w:sz="4" w:space="0" w:color="auto"/>
            </w:tcBorders>
            <w:noWrap/>
            <w:vAlign w:val="center"/>
            <w:hideMark/>
          </w:tcPr>
          <w:p w14:paraId="2E0C3B5A" w14:textId="77777777" w:rsidR="00CF47E1" w:rsidRPr="00E4238C"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4238C">
              <w:rPr>
                <w:rFonts w:ascii="Arial" w:hAnsi="Arial" w:cs="Arial"/>
              </w:rPr>
              <w:t>Non-Hispanic White</w:t>
            </w:r>
          </w:p>
        </w:tc>
        <w:tc>
          <w:tcPr>
            <w:tcW w:w="948" w:type="dxa"/>
            <w:tcBorders>
              <w:bottom w:val="single" w:sz="4" w:space="0" w:color="auto"/>
            </w:tcBorders>
            <w:noWrap/>
            <w:vAlign w:val="center"/>
            <w:hideMark/>
          </w:tcPr>
          <w:p w14:paraId="264DC683" w14:textId="6E10078C"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8.5</w:t>
            </w:r>
          </w:p>
        </w:tc>
        <w:tc>
          <w:tcPr>
            <w:tcW w:w="775" w:type="dxa"/>
            <w:tcBorders>
              <w:bottom w:val="single" w:sz="4" w:space="0" w:color="auto"/>
            </w:tcBorders>
            <w:noWrap/>
            <w:vAlign w:val="center"/>
            <w:hideMark/>
          </w:tcPr>
          <w:p w14:paraId="10C548C3" w14:textId="77FE78CC"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8.4</w:t>
            </w:r>
          </w:p>
        </w:tc>
        <w:tc>
          <w:tcPr>
            <w:tcW w:w="900" w:type="dxa"/>
            <w:tcBorders>
              <w:bottom w:val="single" w:sz="4" w:space="0" w:color="auto"/>
            </w:tcBorders>
            <w:noWrap/>
            <w:vAlign w:val="center"/>
            <w:hideMark/>
          </w:tcPr>
          <w:p w14:paraId="7B852B04" w14:textId="786D1C86"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8.7</w:t>
            </w:r>
          </w:p>
        </w:tc>
        <w:tc>
          <w:tcPr>
            <w:tcW w:w="236" w:type="dxa"/>
            <w:tcBorders>
              <w:bottom w:val="single" w:sz="4" w:space="0" w:color="auto"/>
            </w:tcBorders>
            <w:noWrap/>
            <w:vAlign w:val="center"/>
            <w:hideMark/>
          </w:tcPr>
          <w:p w14:paraId="3ED031EA"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tcBorders>
              <w:bottom w:val="single" w:sz="4" w:space="0" w:color="auto"/>
            </w:tcBorders>
            <w:noWrap/>
            <w:vAlign w:val="center"/>
            <w:hideMark/>
          </w:tcPr>
          <w:p w14:paraId="5417A26B" w14:textId="0CEC289C"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8.4</w:t>
            </w:r>
          </w:p>
        </w:tc>
        <w:tc>
          <w:tcPr>
            <w:tcW w:w="900" w:type="dxa"/>
            <w:tcBorders>
              <w:bottom w:val="single" w:sz="4" w:space="0" w:color="auto"/>
            </w:tcBorders>
            <w:noWrap/>
            <w:vAlign w:val="center"/>
            <w:hideMark/>
          </w:tcPr>
          <w:p w14:paraId="29BEB67E" w14:textId="5ADE99C0"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8.3</w:t>
            </w:r>
          </w:p>
        </w:tc>
        <w:tc>
          <w:tcPr>
            <w:tcW w:w="810" w:type="dxa"/>
            <w:tcBorders>
              <w:bottom w:val="single" w:sz="4" w:space="0" w:color="auto"/>
            </w:tcBorders>
            <w:noWrap/>
            <w:vAlign w:val="center"/>
            <w:hideMark/>
          </w:tcPr>
          <w:p w14:paraId="146BCE87" w14:textId="28BD339E"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8.5</w:t>
            </w:r>
          </w:p>
        </w:tc>
        <w:tc>
          <w:tcPr>
            <w:tcW w:w="236" w:type="dxa"/>
            <w:tcBorders>
              <w:bottom w:val="single" w:sz="4" w:space="0" w:color="auto"/>
            </w:tcBorders>
            <w:noWrap/>
            <w:vAlign w:val="center"/>
            <w:hideMark/>
          </w:tcPr>
          <w:p w14:paraId="06DEC0DA"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tcBorders>
              <w:bottom w:val="single" w:sz="4" w:space="0" w:color="auto"/>
            </w:tcBorders>
            <w:noWrap/>
            <w:vAlign w:val="center"/>
            <w:hideMark/>
          </w:tcPr>
          <w:p w14:paraId="2A991A54" w14:textId="7D71F835"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5.8</w:t>
            </w:r>
          </w:p>
        </w:tc>
        <w:tc>
          <w:tcPr>
            <w:tcW w:w="810" w:type="dxa"/>
            <w:tcBorders>
              <w:bottom w:val="single" w:sz="4" w:space="0" w:color="auto"/>
            </w:tcBorders>
            <w:noWrap/>
            <w:vAlign w:val="center"/>
            <w:hideMark/>
          </w:tcPr>
          <w:p w14:paraId="4E93C5A8" w14:textId="184BF1DB"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5.7</w:t>
            </w:r>
          </w:p>
        </w:tc>
        <w:tc>
          <w:tcPr>
            <w:tcW w:w="810" w:type="dxa"/>
            <w:tcBorders>
              <w:bottom w:val="single" w:sz="4" w:space="0" w:color="auto"/>
            </w:tcBorders>
            <w:noWrap/>
            <w:vAlign w:val="center"/>
            <w:hideMark/>
          </w:tcPr>
          <w:p w14:paraId="1612A044" w14:textId="348A27EA"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5.9</w:t>
            </w:r>
          </w:p>
        </w:tc>
      </w:tr>
      <w:tr w:rsidR="00CF47E1" w:rsidRPr="00CA6775" w14:paraId="109F5273"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20" w:type="dxa"/>
            <w:vMerge w:val="restart"/>
            <w:noWrap/>
            <w:hideMark/>
          </w:tcPr>
          <w:p w14:paraId="4DBCC1B8" w14:textId="77777777" w:rsidR="00CF47E1" w:rsidRPr="00E4238C" w:rsidRDefault="00CF47E1" w:rsidP="00CF47E1">
            <w:pPr>
              <w:suppressAutoHyphens w:val="0"/>
              <w:spacing w:after="0" w:line="240" w:lineRule="auto"/>
              <w:jc w:val="center"/>
              <w:rPr>
                <w:rFonts w:ascii="Arial" w:hAnsi="Arial" w:cs="Arial"/>
              </w:rPr>
            </w:pPr>
            <w:r w:rsidRPr="00E4238C">
              <w:rPr>
                <w:rFonts w:ascii="Arial" w:hAnsi="Arial" w:cs="Arial"/>
              </w:rPr>
              <w:t>70</w:t>
            </w:r>
          </w:p>
        </w:tc>
        <w:tc>
          <w:tcPr>
            <w:tcW w:w="2417" w:type="dxa"/>
            <w:tcBorders>
              <w:top w:val="single" w:sz="4" w:space="0" w:color="auto"/>
            </w:tcBorders>
            <w:noWrap/>
            <w:vAlign w:val="center"/>
            <w:hideMark/>
          </w:tcPr>
          <w:p w14:paraId="5D6081AA" w14:textId="77777777" w:rsidR="00CF47E1" w:rsidRPr="00E4238C"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4238C">
              <w:rPr>
                <w:rFonts w:ascii="Arial" w:hAnsi="Arial" w:cs="Arial"/>
              </w:rPr>
              <w:t>Asian/Pacific Islander</w:t>
            </w:r>
          </w:p>
        </w:tc>
        <w:tc>
          <w:tcPr>
            <w:tcW w:w="948" w:type="dxa"/>
            <w:tcBorders>
              <w:top w:val="single" w:sz="4" w:space="0" w:color="auto"/>
            </w:tcBorders>
            <w:noWrap/>
            <w:vAlign w:val="center"/>
            <w:hideMark/>
          </w:tcPr>
          <w:p w14:paraId="5A5B3E15" w14:textId="332A0F2E"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2.3</w:t>
            </w:r>
          </w:p>
        </w:tc>
        <w:tc>
          <w:tcPr>
            <w:tcW w:w="775" w:type="dxa"/>
            <w:tcBorders>
              <w:top w:val="single" w:sz="4" w:space="0" w:color="auto"/>
            </w:tcBorders>
            <w:noWrap/>
            <w:vAlign w:val="center"/>
            <w:hideMark/>
          </w:tcPr>
          <w:p w14:paraId="796997F9" w14:textId="6F952303"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2.1</w:t>
            </w:r>
          </w:p>
        </w:tc>
        <w:tc>
          <w:tcPr>
            <w:tcW w:w="900" w:type="dxa"/>
            <w:tcBorders>
              <w:top w:val="single" w:sz="4" w:space="0" w:color="auto"/>
            </w:tcBorders>
            <w:noWrap/>
            <w:vAlign w:val="center"/>
            <w:hideMark/>
          </w:tcPr>
          <w:p w14:paraId="62F81E52" w14:textId="476D18FC"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2.5</w:t>
            </w:r>
          </w:p>
        </w:tc>
        <w:tc>
          <w:tcPr>
            <w:tcW w:w="236" w:type="dxa"/>
            <w:tcBorders>
              <w:top w:val="single" w:sz="4" w:space="0" w:color="auto"/>
            </w:tcBorders>
            <w:noWrap/>
            <w:vAlign w:val="center"/>
            <w:hideMark/>
          </w:tcPr>
          <w:p w14:paraId="63B01B29"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tcBorders>
              <w:top w:val="single" w:sz="4" w:space="0" w:color="auto"/>
            </w:tcBorders>
            <w:noWrap/>
            <w:vAlign w:val="center"/>
            <w:hideMark/>
          </w:tcPr>
          <w:p w14:paraId="760ED8E5" w14:textId="3F644ECB"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3.6</w:t>
            </w:r>
          </w:p>
        </w:tc>
        <w:tc>
          <w:tcPr>
            <w:tcW w:w="900" w:type="dxa"/>
            <w:tcBorders>
              <w:top w:val="single" w:sz="4" w:space="0" w:color="auto"/>
            </w:tcBorders>
            <w:noWrap/>
            <w:vAlign w:val="center"/>
            <w:hideMark/>
          </w:tcPr>
          <w:p w14:paraId="32A3C3B3" w14:textId="062F9405"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3.5</w:t>
            </w:r>
          </w:p>
        </w:tc>
        <w:tc>
          <w:tcPr>
            <w:tcW w:w="810" w:type="dxa"/>
            <w:tcBorders>
              <w:top w:val="single" w:sz="4" w:space="0" w:color="auto"/>
            </w:tcBorders>
            <w:noWrap/>
            <w:vAlign w:val="center"/>
            <w:hideMark/>
          </w:tcPr>
          <w:p w14:paraId="4F978344" w14:textId="6A4E4839"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3.8</w:t>
            </w:r>
          </w:p>
        </w:tc>
        <w:tc>
          <w:tcPr>
            <w:tcW w:w="236" w:type="dxa"/>
            <w:tcBorders>
              <w:top w:val="single" w:sz="4" w:space="0" w:color="auto"/>
            </w:tcBorders>
            <w:noWrap/>
            <w:vAlign w:val="center"/>
            <w:hideMark/>
          </w:tcPr>
          <w:p w14:paraId="0293AE5C"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tcBorders>
              <w:top w:val="single" w:sz="4" w:space="0" w:color="auto"/>
            </w:tcBorders>
            <w:noWrap/>
            <w:vAlign w:val="center"/>
            <w:hideMark/>
          </w:tcPr>
          <w:p w14:paraId="7694AD0D" w14:textId="5835ACB0"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5.2</w:t>
            </w:r>
          </w:p>
        </w:tc>
        <w:tc>
          <w:tcPr>
            <w:tcW w:w="810" w:type="dxa"/>
            <w:tcBorders>
              <w:top w:val="single" w:sz="4" w:space="0" w:color="auto"/>
            </w:tcBorders>
            <w:noWrap/>
            <w:vAlign w:val="center"/>
            <w:hideMark/>
          </w:tcPr>
          <w:p w14:paraId="40BFBD51" w14:textId="1E2ED10E"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5.0</w:t>
            </w:r>
          </w:p>
        </w:tc>
        <w:tc>
          <w:tcPr>
            <w:tcW w:w="810" w:type="dxa"/>
            <w:tcBorders>
              <w:top w:val="single" w:sz="4" w:space="0" w:color="auto"/>
            </w:tcBorders>
            <w:noWrap/>
            <w:vAlign w:val="center"/>
            <w:hideMark/>
          </w:tcPr>
          <w:p w14:paraId="16CEA512" w14:textId="0516B5E5"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5.3</w:t>
            </w:r>
          </w:p>
        </w:tc>
      </w:tr>
      <w:tr w:rsidR="00CF47E1" w:rsidRPr="00CA6775" w14:paraId="7E7FF0F7"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vMerge/>
            <w:hideMark/>
          </w:tcPr>
          <w:p w14:paraId="4B2AAE03" w14:textId="77777777" w:rsidR="00CF47E1" w:rsidRPr="00E4238C" w:rsidRDefault="00CF47E1" w:rsidP="00CF47E1">
            <w:pPr>
              <w:suppressAutoHyphens w:val="0"/>
              <w:spacing w:after="0" w:line="240" w:lineRule="auto"/>
              <w:jc w:val="center"/>
              <w:rPr>
                <w:rFonts w:ascii="Arial" w:hAnsi="Arial" w:cs="Arial"/>
              </w:rPr>
            </w:pPr>
          </w:p>
        </w:tc>
        <w:tc>
          <w:tcPr>
            <w:tcW w:w="2417" w:type="dxa"/>
            <w:noWrap/>
            <w:vAlign w:val="center"/>
            <w:hideMark/>
          </w:tcPr>
          <w:p w14:paraId="3F6297AF" w14:textId="77777777" w:rsidR="00CF47E1" w:rsidRPr="00E4238C"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4238C">
              <w:rPr>
                <w:rFonts w:ascii="Arial" w:hAnsi="Arial" w:cs="Arial"/>
              </w:rPr>
              <w:t>Hispanic</w:t>
            </w:r>
          </w:p>
        </w:tc>
        <w:tc>
          <w:tcPr>
            <w:tcW w:w="948" w:type="dxa"/>
            <w:noWrap/>
            <w:vAlign w:val="center"/>
            <w:hideMark/>
          </w:tcPr>
          <w:p w14:paraId="4461F24F" w14:textId="534CC152"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2.7</w:t>
            </w:r>
          </w:p>
        </w:tc>
        <w:tc>
          <w:tcPr>
            <w:tcW w:w="775" w:type="dxa"/>
            <w:noWrap/>
            <w:vAlign w:val="center"/>
            <w:hideMark/>
          </w:tcPr>
          <w:p w14:paraId="7C99A374" w14:textId="42A14A4B"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2.6</w:t>
            </w:r>
          </w:p>
        </w:tc>
        <w:tc>
          <w:tcPr>
            <w:tcW w:w="900" w:type="dxa"/>
            <w:noWrap/>
            <w:vAlign w:val="center"/>
            <w:hideMark/>
          </w:tcPr>
          <w:p w14:paraId="2D20826B" w14:textId="40AC017A"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2.8</w:t>
            </w:r>
          </w:p>
        </w:tc>
        <w:tc>
          <w:tcPr>
            <w:tcW w:w="236" w:type="dxa"/>
            <w:noWrap/>
            <w:vAlign w:val="center"/>
            <w:hideMark/>
          </w:tcPr>
          <w:p w14:paraId="5337FE4A"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noWrap/>
            <w:vAlign w:val="center"/>
            <w:hideMark/>
          </w:tcPr>
          <w:p w14:paraId="2623384C" w14:textId="21C1842F"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3.6</w:t>
            </w:r>
          </w:p>
        </w:tc>
        <w:tc>
          <w:tcPr>
            <w:tcW w:w="900" w:type="dxa"/>
            <w:noWrap/>
            <w:vAlign w:val="center"/>
            <w:hideMark/>
          </w:tcPr>
          <w:p w14:paraId="3033862A" w14:textId="17F8B0E8"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3.5</w:t>
            </w:r>
          </w:p>
        </w:tc>
        <w:tc>
          <w:tcPr>
            <w:tcW w:w="810" w:type="dxa"/>
            <w:noWrap/>
            <w:vAlign w:val="center"/>
            <w:hideMark/>
          </w:tcPr>
          <w:p w14:paraId="43AEC8D5" w14:textId="3AA75FBE"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3.7</w:t>
            </w:r>
          </w:p>
        </w:tc>
        <w:tc>
          <w:tcPr>
            <w:tcW w:w="236" w:type="dxa"/>
            <w:noWrap/>
            <w:vAlign w:val="center"/>
            <w:hideMark/>
          </w:tcPr>
          <w:p w14:paraId="235B6979"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noWrap/>
            <w:vAlign w:val="center"/>
            <w:hideMark/>
          </w:tcPr>
          <w:p w14:paraId="04EA157C" w14:textId="4210BCFD"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4.4</w:t>
            </w:r>
          </w:p>
        </w:tc>
        <w:tc>
          <w:tcPr>
            <w:tcW w:w="810" w:type="dxa"/>
            <w:noWrap/>
            <w:vAlign w:val="center"/>
            <w:hideMark/>
          </w:tcPr>
          <w:p w14:paraId="2346F750" w14:textId="172EFBE5"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4.3</w:t>
            </w:r>
          </w:p>
        </w:tc>
        <w:tc>
          <w:tcPr>
            <w:tcW w:w="810" w:type="dxa"/>
            <w:noWrap/>
            <w:vAlign w:val="center"/>
            <w:hideMark/>
          </w:tcPr>
          <w:p w14:paraId="748A738D" w14:textId="00824CB3"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4.5</w:t>
            </w:r>
          </w:p>
        </w:tc>
      </w:tr>
      <w:tr w:rsidR="00CF47E1" w:rsidRPr="00CA6775" w14:paraId="14B86A84"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20" w:type="dxa"/>
            <w:vMerge/>
            <w:hideMark/>
          </w:tcPr>
          <w:p w14:paraId="0D4C209B" w14:textId="77777777" w:rsidR="00CF47E1" w:rsidRPr="00E4238C" w:rsidRDefault="00CF47E1" w:rsidP="00CF47E1">
            <w:pPr>
              <w:suppressAutoHyphens w:val="0"/>
              <w:spacing w:after="0" w:line="240" w:lineRule="auto"/>
              <w:jc w:val="center"/>
              <w:rPr>
                <w:rFonts w:ascii="Arial" w:hAnsi="Arial" w:cs="Arial"/>
              </w:rPr>
            </w:pPr>
          </w:p>
        </w:tc>
        <w:tc>
          <w:tcPr>
            <w:tcW w:w="2417" w:type="dxa"/>
            <w:noWrap/>
            <w:vAlign w:val="center"/>
            <w:hideMark/>
          </w:tcPr>
          <w:p w14:paraId="3C8B8AF0" w14:textId="77777777" w:rsidR="00CF47E1" w:rsidRPr="00E4238C"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4238C">
              <w:rPr>
                <w:rFonts w:ascii="Arial" w:hAnsi="Arial" w:cs="Arial"/>
              </w:rPr>
              <w:t>Non-Hispanic Black</w:t>
            </w:r>
          </w:p>
        </w:tc>
        <w:tc>
          <w:tcPr>
            <w:tcW w:w="948" w:type="dxa"/>
            <w:noWrap/>
            <w:vAlign w:val="center"/>
            <w:hideMark/>
          </w:tcPr>
          <w:p w14:paraId="505DEE9B" w14:textId="1FA7849F"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2.8</w:t>
            </w:r>
          </w:p>
        </w:tc>
        <w:tc>
          <w:tcPr>
            <w:tcW w:w="775" w:type="dxa"/>
            <w:noWrap/>
            <w:vAlign w:val="center"/>
            <w:hideMark/>
          </w:tcPr>
          <w:p w14:paraId="3E978CD8" w14:textId="7897852A"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2.7</w:t>
            </w:r>
          </w:p>
        </w:tc>
        <w:tc>
          <w:tcPr>
            <w:tcW w:w="900" w:type="dxa"/>
            <w:noWrap/>
            <w:vAlign w:val="center"/>
            <w:hideMark/>
          </w:tcPr>
          <w:p w14:paraId="570320D2" w14:textId="67DC83B2"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2.9</w:t>
            </w:r>
          </w:p>
        </w:tc>
        <w:tc>
          <w:tcPr>
            <w:tcW w:w="236" w:type="dxa"/>
            <w:noWrap/>
            <w:vAlign w:val="center"/>
            <w:hideMark/>
          </w:tcPr>
          <w:p w14:paraId="2E0EF6C6"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noWrap/>
            <w:vAlign w:val="center"/>
            <w:hideMark/>
          </w:tcPr>
          <w:p w14:paraId="0F1DE5A5" w14:textId="11B52766"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3.8</w:t>
            </w:r>
          </w:p>
        </w:tc>
        <w:tc>
          <w:tcPr>
            <w:tcW w:w="900" w:type="dxa"/>
            <w:noWrap/>
            <w:vAlign w:val="center"/>
            <w:hideMark/>
          </w:tcPr>
          <w:p w14:paraId="08FFAB02" w14:textId="6DB51E76"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3.8</w:t>
            </w:r>
          </w:p>
        </w:tc>
        <w:tc>
          <w:tcPr>
            <w:tcW w:w="810" w:type="dxa"/>
            <w:noWrap/>
            <w:vAlign w:val="center"/>
            <w:hideMark/>
          </w:tcPr>
          <w:p w14:paraId="53502AD1" w14:textId="585E8DBA"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3.9</w:t>
            </w:r>
          </w:p>
        </w:tc>
        <w:tc>
          <w:tcPr>
            <w:tcW w:w="236" w:type="dxa"/>
            <w:noWrap/>
            <w:vAlign w:val="center"/>
            <w:hideMark/>
          </w:tcPr>
          <w:p w14:paraId="45876B84"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noWrap/>
            <w:vAlign w:val="center"/>
            <w:hideMark/>
          </w:tcPr>
          <w:p w14:paraId="77348DC0" w14:textId="3E6FF1F6"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4.5</w:t>
            </w:r>
          </w:p>
        </w:tc>
        <w:tc>
          <w:tcPr>
            <w:tcW w:w="810" w:type="dxa"/>
            <w:noWrap/>
            <w:vAlign w:val="center"/>
            <w:hideMark/>
          </w:tcPr>
          <w:p w14:paraId="362F070C" w14:textId="67A2389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4.4</w:t>
            </w:r>
          </w:p>
        </w:tc>
        <w:tc>
          <w:tcPr>
            <w:tcW w:w="810" w:type="dxa"/>
            <w:noWrap/>
            <w:vAlign w:val="center"/>
            <w:hideMark/>
          </w:tcPr>
          <w:p w14:paraId="452E1A6C" w14:textId="5561EAF8"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4.6</w:t>
            </w:r>
          </w:p>
        </w:tc>
      </w:tr>
      <w:tr w:rsidR="00CF47E1" w:rsidRPr="00CA6775" w14:paraId="1445AB95"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vMerge/>
            <w:hideMark/>
          </w:tcPr>
          <w:p w14:paraId="01DB1629" w14:textId="77777777" w:rsidR="00CF47E1" w:rsidRPr="00E4238C" w:rsidRDefault="00CF47E1" w:rsidP="00CF47E1">
            <w:pPr>
              <w:suppressAutoHyphens w:val="0"/>
              <w:spacing w:after="0" w:line="240" w:lineRule="auto"/>
              <w:jc w:val="center"/>
              <w:rPr>
                <w:rFonts w:ascii="Arial" w:hAnsi="Arial" w:cs="Arial"/>
              </w:rPr>
            </w:pPr>
          </w:p>
        </w:tc>
        <w:tc>
          <w:tcPr>
            <w:tcW w:w="2417" w:type="dxa"/>
            <w:tcBorders>
              <w:bottom w:val="single" w:sz="4" w:space="0" w:color="auto"/>
            </w:tcBorders>
            <w:noWrap/>
            <w:vAlign w:val="center"/>
            <w:hideMark/>
          </w:tcPr>
          <w:p w14:paraId="4CEDCBF4" w14:textId="77777777" w:rsidR="00CF47E1" w:rsidRPr="00E4238C"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4238C">
              <w:rPr>
                <w:rFonts w:ascii="Arial" w:hAnsi="Arial" w:cs="Arial"/>
              </w:rPr>
              <w:t>Non-Hispanic White</w:t>
            </w:r>
          </w:p>
        </w:tc>
        <w:tc>
          <w:tcPr>
            <w:tcW w:w="948" w:type="dxa"/>
            <w:tcBorders>
              <w:bottom w:val="single" w:sz="4" w:space="0" w:color="auto"/>
            </w:tcBorders>
            <w:noWrap/>
            <w:vAlign w:val="center"/>
            <w:hideMark/>
          </w:tcPr>
          <w:p w14:paraId="59B63E29" w14:textId="28801E70"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4.7</w:t>
            </w:r>
          </w:p>
        </w:tc>
        <w:tc>
          <w:tcPr>
            <w:tcW w:w="775" w:type="dxa"/>
            <w:tcBorders>
              <w:bottom w:val="single" w:sz="4" w:space="0" w:color="auto"/>
            </w:tcBorders>
            <w:noWrap/>
            <w:vAlign w:val="center"/>
            <w:hideMark/>
          </w:tcPr>
          <w:p w14:paraId="3F7B98AA" w14:textId="561C6935"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4.6</w:t>
            </w:r>
          </w:p>
        </w:tc>
        <w:tc>
          <w:tcPr>
            <w:tcW w:w="900" w:type="dxa"/>
            <w:tcBorders>
              <w:bottom w:val="single" w:sz="4" w:space="0" w:color="auto"/>
            </w:tcBorders>
            <w:noWrap/>
            <w:vAlign w:val="center"/>
            <w:hideMark/>
          </w:tcPr>
          <w:p w14:paraId="039C8F92" w14:textId="1AFCEAC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4.8</w:t>
            </w:r>
          </w:p>
        </w:tc>
        <w:tc>
          <w:tcPr>
            <w:tcW w:w="236" w:type="dxa"/>
            <w:tcBorders>
              <w:bottom w:val="single" w:sz="4" w:space="0" w:color="auto"/>
            </w:tcBorders>
            <w:noWrap/>
            <w:vAlign w:val="center"/>
            <w:hideMark/>
          </w:tcPr>
          <w:p w14:paraId="283C9767"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tcBorders>
              <w:bottom w:val="single" w:sz="4" w:space="0" w:color="auto"/>
            </w:tcBorders>
            <w:noWrap/>
            <w:vAlign w:val="center"/>
            <w:hideMark/>
          </w:tcPr>
          <w:p w14:paraId="37890935" w14:textId="73C78392"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5.0</w:t>
            </w:r>
          </w:p>
        </w:tc>
        <w:tc>
          <w:tcPr>
            <w:tcW w:w="900" w:type="dxa"/>
            <w:tcBorders>
              <w:bottom w:val="single" w:sz="4" w:space="0" w:color="auto"/>
            </w:tcBorders>
            <w:noWrap/>
            <w:vAlign w:val="center"/>
            <w:hideMark/>
          </w:tcPr>
          <w:p w14:paraId="1F331856" w14:textId="480F697B"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4.9</w:t>
            </w:r>
          </w:p>
        </w:tc>
        <w:tc>
          <w:tcPr>
            <w:tcW w:w="810" w:type="dxa"/>
            <w:tcBorders>
              <w:bottom w:val="single" w:sz="4" w:space="0" w:color="auto"/>
            </w:tcBorders>
            <w:noWrap/>
            <w:vAlign w:val="center"/>
            <w:hideMark/>
          </w:tcPr>
          <w:p w14:paraId="06396C2B" w14:textId="124E6DD3"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5.0</w:t>
            </w:r>
          </w:p>
        </w:tc>
        <w:tc>
          <w:tcPr>
            <w:tcW w:w="236" w:type="dxa"/>
            <w:tcBorders>
              <w:bottom w:val="single" w:sz="4" w:space="0" w:color="auto"/>
            </w:tcBorders>
            <w:noWrap/>
            <w:vAlign w:val="center"/>
            <w:hideMark/>
          </w:tcPr>
          <w:p w14:paraId="63F767B0"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tcBorders>
              <w:bottom w:val="single" w:sz="4" w:space="0" w:color="auto"/>
            </w:tcBorders>
            <w:noWrap/>
            <w:vAlign w:val="center"/>
            <w:hideMark/>
          </w:tcPr>
          <w:p w14:paraId="2551C260" w14:textId="65D7FED5"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4.5</w:t>
            </w:r>
          </w:p>
        </w:tc>
        <w:tc>
          <w:tcPr>
            <w:tcW w:w="810" w:type="dxa"/>
            <w:tcBorders>
              <w:bottom w:val="single" w:sz="4" w:space="0" w:color="auto"/>
            </w:tcBorders>
            <w:noWrap/>
            <w:vAlign w:val="center"/>
            <w:hideMark/>
          </w:tcPr>
          <w:p w14:paraId="4C9AA4E1" w14:textId="2A5820A6"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4.5</w:t>
            </w:r>
          </w:p>
        </w:tc>
        <w:tc>
          <w:tcPr>
            <w:tcW w:w="810" w:type="dxa"/>
            <w:tcBorders>
              <w:bottom w:val="single" w:sz="4" w:space="0" w:color="auto"/>
            </w:tcBorders>
            <w:noWrap/>
            <w:vAlign w:val="center"/>
            <w:hideMark/>
          </w:tcPr>
          <w:p w14:paraId="63B43AEE" w14:textId="11E95008"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4.6</w:t>
            </w:r>
          </w:p>
        </w:tc>
      </w:tr>
      <w:tr w:rsidR="00CF47E1" w:rsidRPr="00CA6775" w14:paraId="437F24D2"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20" w:type="dxa"/>
            <w:vMerge w:val="restart"/>
            <w:tcBorders>
              <w:bottom w:val="single" w:sz="4" w:space="0" w:color="auto"/>
            </w:tcBorders>
            <w:noWrap/>
            <w:hideMark/>
          </w:tcPr>
          <w:p w14:paraId="4FD434EA" w14:textId="77777777" w:rsidR="00CF47E1" w:rsidRPr="00E4238C" w:rsidRDefault="00CF47E1" w:rsidP="00CF47E1">
            <w:pPr>
              <w:suppressAutoHyphens w:val="0"/>
              <w:spacing w:after="0" w:line="240" w:lineRule="auto"/>
              <w:jc w:val="center"/>
              <w:rPr>
                <w:rFonts w:ascii="Arial" w:hAnsi="Arial" w:cs="Arial"/>
              </w:rPr>
            </w:pPr>
            <w:r w:rsidRPr="00E4238C">
              <w:rPr>
                <w:rFonts w:ascii="Arial" w:hAnsi="Arial" w:cs="Arial"/>
              </w:rPr>
              <w:t>80</w:t>
            </w:r>
          </w:p>
        </w:tc>
        <w:tc>
          <w:tcPr>
            <w:tcW w:w="2417" w:type="dxa"/>
            <w:tcBorders>
              <w:top w:val="single" w:sz="4" w:space="0" w:color="auto"/>
            </w:tcBorders>
            <w:noWrap/>
            <w:vAlign w:val="center"/>
            <w:hideMark/>
          </w:tcPr>
          <w:p w14:paraId="1AFEE148" w14:textId="77777777" w:rsidR="00CF47E1" w:rsidRPr="00E4238C"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4238C">
              <w:rPr>
                <w:rFonts w:ascii="Arial" w:hAnsi="Arial" w:cs="Arial"/>
              </w:rPr>
              <w:t>Asian/Pacific Islander</w:t>
            </w:r>
          </w:p>
        </w:tc>
        <w:tc>
          <w:tcPr>
            <w:tcW w:w="948" w:type="dxa"/>
            <w:tcBorders>
              <w:top w:val="single" w:sz="4" w:space="0" w:color="auto"/>
            </w:tcBorders>
            <w:noWrap/>
            <w:vAlign w:val="center"/>
            <w:hideMark/>
          </w:tcPr>
          <w:p w14:paraId="3F154CB1" w14:textId="3EB00093"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0.9</w:t>
            </w:r>
          </w:p>
        </w:tc>
        <w:tc>
          <w:tcPr>
            <w:tcW w:w="775" w:type="dxa"/>
            <w:tcBorders>
              <w:top w:val="single" w:sz="4" w:space="0" w:color="auto"/>
            </w:tcBorders>
            <w:noWrap/>
            <w:vAlign w:val="center"/>
            <w:hideMark/>
          </w:tcPr>
          <w:p w14:paraId="2F2BEB5B" w14:textId="0112CDB0"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0.8</w:t>
            </w:r>
          </w:p>
        </w:tc>
        <w:tc>
          <w:tcPr>
            <w:tcW w:w="900" w:type="dxa"/>
            <w:tcBorders>
              <w:top w:val="single" w:sz="4" w:space="0" w:color="auto"/>
            </w:tcBorders>
            <w:noWrap/>
            <w:vAlign w:val="center"/>
            <w:hideMark/>
          </w:tcPr>
          <w:p w14:paraId="42F0DFB8" w14:textId="49699AF3"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0.9</w:t>
            </w:r>
          </w:p>
        </w:tc>
        <w:tc>
          <w:tcPr>
            <w:tcW w:w="236" w:type="dxa"/>
            <w:tcBorders>
              <w:top w:val="single" w:sz="4" w:space="0" w:color="auto"/>
            </w:tcBorders>
            <w:noWrap/>
            <w:vAlign w:val="center"/>
            <w:hideMark/>
          </w:tcPr>
          <w:p w14:paraId="2DC371A2"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tcBorders>
              <w:top w:val="single" w:sz="4" w:space="0" w:color="auto"/>
            </w:tcBorders>
            <w:noWrap/>
            <w:vAlign w:val="center"/>
            <w:hideMark/>
          </w:tcPr>
          <w:p w14:paraId="3DEB1AE2" w14:textId="736A371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1.5</w:t>
            </w:r>
          </w:p>
        </w:tc>
        <w:tc>
          <w:tcPr>
            <w:tcW w:w="900" w:type="dxa"/>
            <w:tcBorders>
              <w:top w:val="single" w:sz="4" w:space="0" w:color="auto"/>
            </w:tcBorders>
            <w:noWrap/>
            <w:vAlign w:val="center"/>
            <w:hideMark/>
          </w:tcPr>
          <w:p w14:paraId="7F73316E" w14:textId="4CD0585A"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1.5</w:t>
            </w:r>
          </w:p>
        </w:tc>
        <w:tc>
          <w:tcPr>
            <w:tcW w:w="810" w:type="dxa"/>
            <w:tcBorders>
              <w:top w:val="single" w:sz="4" w:space="0" w:color="auto"/>
            </w:tcBorders>
            <w:noWrap/>
            <w:vAlign w:val="center"/>
            <w:hideMark/>
          </w:tcPr>
          <w:p w14:paraId="013C474B" w14:textId="6FDA5D38"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1.6</w:t>
            </w:r>
          </w:p>
        </w:tc>
        <w:tc>
          <w:tcPr>
            <w:tcW w:w="236" w:type="dxa"/>
            <w:tcBorders>
              <w:top w:val="single" w:sz="4" w:space="0" w:color="auto"/>
            </w:tcBorders>
            <w:noWrap/>
            <w:vAlign w:val="center"/>
            <w:hideMark/>
          </w:tcPr>
          <w:p w14:paraId="0087C551"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tcBorders>
              <w:top w:val="single" w:sz="4" w:space="0" w:color="auto"/>
            </w:tcBorders>
            <w:noWrap/>
            <w:vAlign w:val="center"/>
            <w:hideMark/>
          </w:tcPr>
          <w:p w14:paraId="73A96953" w14:textId="27371618"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2.2</w:t>
            </w:r>
          </w:p>
        </w:tc>
        <w:tc>
          <w:tcPr>
            <w:tcW w:w="810" w:type="dxa"/>
            <w:tcBorders>
              <w:top w:val="single" w:sz="4" w:space="0" w:color="auto"/>
            </w:tcBorders>
            <w:noWrap/>
            <w:vAlign w:val="center"/>
            <w:hideMark/>
          </w:tcPr>
          <w:p w14:paraId="453A83A2" w14:textId="07576E2A"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2.1</w:t>
            </w:r>
          </w:p>
        </w:tc>
        <w:tc>
          <w:tcPr>
            <w:tcW w:w="810" w:type="dxa"/>
            <w:tcBorders>
              <w:top w:val="single" w:sz="4" w:space="0" w:color="auto"/>
            </w:tcBorders>
            <w:noWrap/>
            <w:vAlign w:val="center"/>
            <w:hideMark/>
          </w:tcPr>
          <w:p w14:paraId="70D8AD59" w14:textId="4029F3C3"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2.2</w:t>
            </w:r>
          </w:p>
        </w:tc>
      </w:tr>
      <w:tr w:rsidR="00CF47E1" w:rsidRPr="00CA6775" w14:paraId="18ACF41F"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vMerge/>
            <w:tcBorders>
              <w:bottom w:val="single" w:sz="4" w:space="0" w:color="auto"/>
            </w:tcBorders>
            <w:hideMark/>
          </w:tcPr>
          <w:p w14:paraId="7FB45EEE" w14:textId="77777777" w:rsidR="00CF47E1" w:rsidRPr="00E4238C" w:rsidRDefault="00CF47E1" w:rsidP="00CF47E1">
            <w:pPr>
              <w:suppressAutoHyphens w:val="0"/>
              <w:spacing w:after="0" w:line="240" w:lineRule="auto"/>
              <w:rPr>
                <w:rFonts w:ascii="Arial" w:hAnsi="Arial" w:cs="Arial"/>
              </w:rPr>
            </w:pPr>
          </w:p>
        </w:tc>
        <w:tc>
          <w:tcPr>
            <w:tcW w:w="2417" w:type="dxa"/>
            <w:noWrap/>
            <w:vAlign w:val="center"/>
            <w:hideMark/>
          </w:tcPr>
          <w:p w14:paraId="45AADE13" w14:textId="77777777" w:rsidR="00CF47E1" w:rsidRPr="00E4238C"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4238C">
              <w:rPr>
                <w:rFonts w:ascii="Arial" w:hAnsi="Arial" w:cs="Arial"/>
              </w:rPr>
              <w:t>Hispanic</w:t>
            </w:r>
          </w:p>
        </w:tc>
        <w:tc>
          <w:tcPr>
            <w:tcW w:w="948" w:type="dxa"/>
            <w:noWrap/>
            <w:vAlign w:val="center"/>
            <w:hideMark/>
          </w:tcPr>
          <w:p w14:paraId="4716646E" w14:textId="247943A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1.2</w:t>
            </w:r>
          </w:p>
        </w:tc>
        <w:tc>
          <w:tcPr>
            <w:tcW w:w="775" w:type="dxa"/>
            <w:noWrap/>
            <w:vAlign w:val="center"/>
            <w:hideMark/>
          </w:tcPr>
          <w:p w14:paraId="4117AE85" w14:textId="5B251FE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1.2</w:t>
            </w:r>
          </w:p>
        </w:tc>
        <w:tc>
          <w:tcPr>
            <w:tcW w:w="900" w:type="dxa"/>
            <w:noWrap/>
            <w:vAlign w:val="center"/>
            <w:hideMark/>
          </w:tcPr>
          <w:p w14:paraId="448F06FF" w14:textId="3A45D0A3"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1.3</w:t>
            </w:r>
          </w:p>
        </w:tc>
        <w:tc>
          <w:tcPr>
            <w:tcW w:w="236" w:type="dxa"/>
            <w:noWrap/>
            <w:vAlign w:val="center"/>
            <w:hideMark/>
          </w:tcPr>
          <w:p w14:paraId="3E0C46F1"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noWrap/>
            <w:vAlign w:val="center"/>
            <w:hideMark/>
          </w:tcPr>
          <w:p w14:paraId="780A7160" w14:textId="2361D063"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1.9</w:t>
            </w:r>
          </w:p>
        </w:tc>
        <w:tc>
          <w:tcPr>
            <w:tcW w:w="900" w:type="dxa"/>
            <w:noWrap/>
            <w:vAlign w:val="center"/>
            <w:hideMark/>
          </w:tcPr>
          <w:p w14:paraId="43AC6A4F" w14:textId="7A843144"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1.8</w:t>
            </w:r>
          </w:p>
        </w:tc>
        <w:tc>
          <w:tcPr>
            <w:tcW w:w="810" w:type="dxa"/>
            <w:noWrap/>
            <w:vAlign w:val="center"/>
            <w:hideMark/>
          </w:tcPr>
          <w:p w14:paraId="48772B0C" w14:textId="3C62EC99"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1.9</w:t>
            </w:r>
          </w:p>
        </w:tc>
        <w:tc>
          <w:tcPr>
            <w:tcW w:w="236" w:type="dxa"/>
            <w:noWrap/>
            <w:vAlign w:val="center"/>
            <w:hideMark/>
          </w:tcPr>
          <w:p w14:paraId="1EBB36BD"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noWrap/>
            <w:vAlign w:val="center"/>
            <w:hideMark/>
          </w:tcPr>
          <w:p w14:paraId="0F2FC02A" w14:textId="3A1B7CD4"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2.3</w:t>
            </w:r>
          </w:p>
        </w:tc>
        <w:tc>
          <w:tcPr>
            <w:tcW w:w="810" w:type="dxa"/>
            <w:noWrap/>
            <w:vAlign w:val="center"/>
            <w:hideMark/>
          </w:tcPr>
          <w:p w14:paraId="35EBB405" w14:textId="4B90A349"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2.2</w:t>
            </w:r>
          </w:p>
        </w:tc>
        <w:tc>
          <w:tcPr>
            <w:tcW w:w="810" w:type="dxa"/>
            <w:noWrap/>
            <w:vAlign w:val="center"/>
            <w:hideMark/>
          </w:tcPr>
          <w:p w14:paraId="2E65F677" w14:textId="06D5124C"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2.3</w:t>
            </w:r>
          </w:p>
        </w:tc>
      </w:tr>
      <w:tr w:rsidR="00CF47E1" w:rsidRPr="00CA6775" w14:paraId="613FF6EB"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20" w:type="dxa"/>
            <w:vMerge/>
            <w:tcBorders>
              <w:bottom w:val="single" w:sz="4" w:space="0" w:color="auto"/>
            </w:tcBorders>
            <w:hideMark/>
          </w:tcPr>
          <w:p w14:paraId="3E1E0847" w14:textId="77777777" w:rsidR="00CF47E1" w:rsidRPr="00E4238C" w:rsidRDefault="00CF47E1" w:rsidP="00CF47E1">
            <w:pPr>
              <w:suppressAutoHyphens w:val="0"/>
              <w:spacing w:after="0" w:line="240" w:lineRule="auto"/>
              <w:rPr>
                <w:rFonts w:ascii="Arial" w:hAnsi="Arial" w:cs="Arial"/>
              </w:rPr>
            </w:pPr>
          </w:p>
        </w:tc>
        <w:tc>
          <w:tcPr>
            <w:tcW w:w="2417" w:type="dxa"/>
            <w:noWrap/>
            <w:vAlign w:val="center"/>
            <w:hideMark/>
          </w:tcPr>
          <w:p w14:paraId="21305C6B" w14:textId="77777777" w:rsidR="00CF47E1" w:rsidRPr="00E4238C"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E4238C">
              <w:rPr>
                <w:rFonts w:ascii="Arial" w:hAnsi="Arial" w:cs="Arial"/>
              </w:rPr>
              <w:t>Non-Hispanic Black</w:t>
            </w:r>
          </w:p>
        </w:tc>
        <w:tc>
          <w:tcPr>
            <w:tcW w:w="948" w:type="dxa"/>
            <w:noWrap/>
            <w:vAlign w:val="center"/>
            <w:hideMark/>
          </w:tcPr>
          <w:p w14:paraId="5756396E" w14:textId="372B9ADE"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1.8</w:t>
            </w:r>
          </w:p>
        </w:tc>
        <w:tc>
          <w:tcPr>
            <w:tcW w:w="775" w:type="dxa"/>
            <w:noWrap/>
            <w:vAlign w:val="center"/>
            <w:hideMark/>
          </w:tcPr>
          <w:p w14:paraId="21E61285" w14:textId="1EE1056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1.7</w:t>
            </w:r>
          </w:p>
        </w:tc>
        <w:tc>
          <w:tcPr>
            <w:tcW w:w="900" w:type="dxa"/>
            <w:noWrap/>
            <w:vAlign w:val="center"/>
            <w:hideMark/>
          </w:tcPr>
          <w:p w14:paraId="12613ED4" w14:textId="3998F039"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1.8</w:t>
            </w:r>
          </w:p>
        </w:tc>
        <w:tc>
          <w:tcPr>
            <w:tcW w:w="236" w:type="dxa"/>
            <w:noWrap/>
            <w:vAlign w:val="center"/>
            <w:hideMark/>
          </w:tcPr>
          <w:p w14:paraId="37B3FB92"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noWrap/>
            <w:vAlign w:val="center"/>
            <w:hideMark/>
          </w:tcPr>
          <w:p w14:paraId="0EC6DE7E" w14:textId="3B449033"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2.4</w:t>
            </w:r>
          </w:p>
        </w:tc>
        <w:tc>
          <w:tcPr>
            <w:tcW w:w="900" w:type="dxa"/>
            <w:noWrap/>
            <w:vAlign w:val="center"/>
            <w:hideMark/>
          </w:tcPr>
          <w:p w14:paraId="7E524210" w14:textId="505CD808"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2.4</w:t>
            </w:r>
          </w:p>
        </w:tc>
        <w:tc>
          <w:tcPr>
            <w:tcW w:w="810" w:type="dxa"/>
            <w:noWrap/>
            <w:vAlign w:val="center"/>
            <w:hideMark/>
          </w:tcPr>
          <w:p w14:paraId="34BD6C27" w14:textId="14D88D24"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2.5</w:t>
            </w:r>
          </w:p>
        </w:tc>
        <w:tc>
          <w:tcPr>
            <w:tcW w:w="236" w:type="dxa"/>
            <w:noWrap/>
            <w:vAlign w:val="center"/>
            <w:hideMark/>
          </w:tcPr>
          <w:p w14:paraId="61EAF63F" w14:textId="7777777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844" w:type="dxa"/>
            <w:noWrap/>
            <w:vAlign w:val="center"/>
            <w:hideMark/>
          </w:tcPr>
          <w:p w14:paraId="0DF5C62D" w14:textId="52AB5693"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2.7</w:t>
            </w:r>
          </w:p>
        </w:tc>
        <w:tc>
          <w:tcPr>
            <w:tcW w:w="810" w:type="dxa"/>
            <w:noWrap/>
            <w:vAlign w:val="center"/>
            <w:hideMark/>
          </w:tcPr>
          <w:p w14:paraId="28C0666B" w14:textId="12251D99"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2.7</w:t>
            </w:r>
          </w:p>
        </w:tc>
        <w:tc>
          <w:tcPr>
            <w:tcW w:w="810" w:type="dxa"/>
            <w:noWrap/>
            <w:vAlign w:val="center"/>
            <w:hideMark/>
          </w:tcPr>
          <w:p w14:paraId="7825E7F1" w14:textId="34ED220B"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2.8</w:t>
            </w:r>
          </w:p>
        </w:tc>
      </w:tr>
      <w:tr w:rsidR="00CF47E1" w:rsidRPr="00CA6775" w14:paraId="4A834A90"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20" w:type="dxa"/>
            <w:vMerge/>
            <w:tcBorders>
              <w:bottom w:val="single" w:sz="4" w:space="0" w:color="auto"/>
            </w:tcBorders>
            <w:hideMark/>
          </w:tcPr>
          <w:p w14:paraId="6DF084A3" w14:textId="77777777" w:rsidR="00CF47E1" w:rsidRPr="00E4238C" w:rsidRDefault="00CF47E1" w:rsidP="00CF47E1">
            <w:pPr>
              <w:suppressAutoHyphens w:val="0"/>
              <w:spacing w:after="0" w:line="240" w:lineRule="auto"/>
              <w:rPr>
                <w:rFonts w:ascii="Arial" w:hAnsi="Arial" w:cs="Arial"/>
              </w:rPr>
            </w:pPr>
          </w:p>
        </w:tc>
        <w:tc>
          <w:tcPr>
            <w:tcW w:w="2417" w:type="dxa"/>
            <w:tcBorders>
              <w:bottom w:val="single" w:sz="4" w:space="0" w:color="auto"/>
            </w:tcBorders>
            <w:noWrap/>
            <w:vAlign w:val="center"/>
            <w:hideMark/>
          </w:tcPr>
          <w:p w14:paraId="3F1D574D" w14:textId="77777777" w:rsidR="00CF47E1" w:rsidRPr="00E4238C"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E4238C">
              <w:rPr>
                <w:rFonts w:ascii="Arial" w:hAnsi="Arial" w:cs="Arial"/>
              </w:rPr>
              <w:t>Non-Hispanic White</w:t>
            </w:r>
          </w:p>
        </w:tc>
        <w:tc>
          <w:tcPr>
            <w:tcW w:w="948" w:type="dxa"/>
            <w:tcBorders>
              <w:bottom w:val="single" w:sz="4" w:space="0" w:color="auto"/>
            </w:tcBorders>
            <w:noWrap/>
            <w:vAlign w:val="center"/>
            <w:hideMark/>
          </w:tcPr>
          <w:p w14:paraId="63AB0900" w14:textId="083FC0F6"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2.4</w:t>
            </w:r>
          </w:p>
        </w:tc>
        <w:tc>
          <w:tcPr>
            <w:tcW w:w="775" w:type="dxa"/>
            <w:tcBorders>
              <w:bottom w:val="single" w:sz="4" w:space="0" w:color="auto"/>
            </w:tcBorders>
            <w:noWrap/>
            <w:vAlign w:val="center"/>
            <w:hideMark/>
          </w:tcPr>
          <w:p w14:paraId="338531A6" w14:textId="10DA635A"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2.3</w:t>
            </w:r>
          </w:p>
        </w:tc>
        <w:tc>
          <w:tcPr>
            <w:tcW w:w="900" w:type="dxa"/>
            <w:tcBorders>
              <w:bottom w:val="single" w:sz="4" w:space="0" w:color="auto"/>
            </w:tcBorders>
            <w:noWrap/>
            <w:vAlign w:val="center"/>
            <w:hideMark/>
          </w:tcPr>
          <w:p w14:paraId="17CE6F52" w14:textId="25224033"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2.4</w:t>
            </w:r>
          </w:p>
        </w:tc>
        <w:tc>
          <w:tcPr>
            <w:tcW w:w="236" w:type="dxa"/>
            <w:tcBorders>
              <w:bottom w:val="single" w:sz="4" w:space="0" w:color="auto"/>
            </w:tcBorders>
            <w:noWrap/>
            <w:vAlign w:val="center"/>
            <w:hideMark/>
          </w:tcPr>
          <w:p w14:paraId="6591513D"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tcBorders>
              <w:bottom w:val="single" w:sz="4" w:space="0" w:color="auto"/>
            </w:tcBorders>
            <w:noWrap/>
            <w:vAlign w:val="center"/>
            <w:hideMark/>
          </w:tcPr>
          <w:p w14:paraId="12E670B2" w14:textId="2E05A976"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2.7</w:t>
            </w:r>
          </w:p>
        </w:tc>
        <w:tc>
          <w:tcPr>
            <w:tcW w:w="900" w:type="dxa"/>
            <w:tcBorders>
              <w:bottom w:val="single" w:sz="4" w:space="0" w:color="auto"/>
            </w:tcBorders>
            <w:noWrap/>
            <w:vAlign w:val="center"/>
            <w:hideMark/>
          </w:tcPr>
          <w:p w14:paraId="2D7E26D8" w14:textId="2A42F1E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2.6</w:t>
            </w:r>
          </w:p>
        </w:tc>
        <w:tc>
          <w:tcPr>
            <w:tcW w:w="810" w:type="dxa"/>
            <w:tcBorders>
              <w:bottom w:val="single" w:sz="4" w:space="0" w:color="auto"/>
            </w:tcBorders>
            <w:noWrap/>
            <w:vAlign w:val="center"/>
            <w:hideMark/>
          </w:tcPr>
          <w:p w14:paraId="5BA4FF90" w14:textId="6547032E"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2.7</w:t>
            </w:r>
          </w:p>
        </w:tc>
        <w:tc>
          <w:tcPr>
            <w:tcW w:w="236" w:type="dxa"/>
            <w:tcBorders>
              <w:bottom w:val="single" w:sz="4" w:space="0" w:color="auto"/>
            </w:tcBorders>
            <w:noWrap/>
            <w:vAlign w:val="center"/>
            <w:hideMark/>
          </w:tcPr>
          <w:p w14:paraId="63ED2202" w14:textId="77777777"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844" w:type="dxa"/>
            <w:tcBorders>
              <w:bottom w:val="single" w:sz="4" w:space="0" w:color="auto"/>
            </w:tcBorders>
            <w:noWrap/>
            <w:vAlign w:val="center"/>
            <w:hideMark/>
          </w:tcPr>
          <w:p w14:paraId="1B3E99BE" w14:textId="7051FADD"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2.5</w:t>
            </w:r>
          </w:p>
        </w:tc>
        <w:tc>
          <w:tcPr>
            <w:tcW w:w="810" w:type="dxa"/>
            <w:tcBorders>
              <w:bottom w:val="single" w:sz="4" w:space="0" w:color="auto"/>
            </w:tcBorders>
            <w:noWrap/>
            <w:vAlign w:val="center"/>
            <w:hideMark/>
          </w:tcPr>
          <w:p w14:paraId="4B9CE0E5" w14:textId="1411D37E"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2.5</w:t>
            </w:r>
          </w:p>
        </w:tc>
        <w:tc>
          <w:tcPr>
            <w:tcW w:w="810" w:type="dxa"/>
            <w:tcBorders>
              <w:bottom w:val="single" w:sz="4" w:space="0" w:color="auto"/>
            </w:tcBorders>
            <w:noWrap/>
            <w:vAlign w:val="center"/>
            <w:hideMark/>
          </w:tcPr>
          <w:p w14:paraId="5C6C86FC" w14:textId="0AEB4F22"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2.6</w:t>
            </w:r>
          </w:p>
        </w:tc>
      </w:tr>
    </w:tbl>
    <w:p w14:paraId="1C79785C" w14:textId="77777777" w:rsidR="00093E10" w:rsidRDefault="00093E10" w:rsidP="00093E10">
      <w:pPr>
        <w:suppressAutoHyphens w:val="0"/>
        <w:spacing w:after="0" w:line="240" w:lineRule="auto"/>
        <w:rPr>
          <w:rFonts w:ascii="Arial" w:hAnsi="Arial" w:cs="Arial"/>
          <w:b/>
          <w:sz w:val="20"/>
          <w:vertAlign w:val="superscript"/>
        </w:rPr>
      </w:pPr>
    </w:p>
    <w:p w14:paraId="106F0BC5" w14:textId="1C30F025" w:rsidR="00093E10" w:rsidRDefault="00093E10" w:rsidP="00093E10">
      <w:pPr>
        <w:suppressAutoHyphens w:val="0"/>
        <w:spacing w:after="0" w:line="240" w:lineRule="auto"/>
        <w:rPr>
          <w:rFonts w:ascii="Arial" w:hAnsi="Arial" w:cs="Arial"/>
        </w:rPr>
      </w:pPr>
      <w:r w:rsidRPr="001E55E8">
        <w:rPr>
          <w:rFonts w:ascii="Arial" w:hAnsi="Arial" w:cs="Arial"/>
          <w:sz w:val="20"/>
          <w:vertAlign w:val="superscript"/>
        </w:rPr>
        <w:t>a</w:t>
      </w:r>
      <w:r>
        <w:rPr>
          <w:rFonts w:ascii="Arial" w:hAnsi="Arial" w:cs="Arial"/>
        </w:rPr>
        <w:t xml:space="preserve"> Due to smaller numbers, Asian/Pacific Islander includes both Hispanic and non-Hispanic</w:t>
      </w:r>
    </w:p>
    <w:p w14:paraId="366947CF" w14:textId="77777777" w:rsidR="00CA6775" w:rsidRPr="00BB1E7E" w:rsidRDefault="00CA6775" w:rsidP="00CA6775">
      <w:pPr>
        <w:suppressAutoHyphens w:val="0"/>
        <w:spacing w:after="0" w:line="240" w:lineRule="auto"/>
        <w:rPr>
          <w:rFonts w:ascii="Arial" w:hAnsi="Arial" w:cs="Arial"/>
        </w:rPr>
      </w:pPr>
      <w:r>
        <w:rPr>
          <w:rFonts w:ascii="Arial" w:hAnsi="Arial" w:cs="Arial"/>
        </w:rPr>
        <w:t>Abbreviation: CI, confidence interval</w:t>
      </w:r>
    </w:p>
    <w:p w14:paraId="79A6E53B" w14:textId="1FC8F688" w:rsidR="009F512A" w:rsidRDefault="009F512A">
      <w:pPr>
        <w:suppressAutoHyphens w:val="0"/>
        <w:spacing w:after="0" w:line="240" w:lineRule="auto"/>
        <w:rPr>
          <w:rFonts w:ascii="Arial" w:hAnsi="Arial" w:cs="Arial"/>
        </w:rPr>
      </w:pPr>
      <w:r>
        <w:rPr>
          <w:rFonts w:ascii="Arial" w:hAnsi="Arial" w:cs="Arial"/>
        </w:rPr>
        <w:br w:type="page"/>
      </w:r>
    </w:p>
    <w:p w14:paraId="7BA68337" w14:textId="77777777" w:rsidR="00453F76" w:rsidRDefault="00453F76" w:rsidP="002F2599">
      <w:pPr>
        <w:suppressAutoHyphens w:val="0"/>
        <w:spacing w:after="0" w:line="480" w:lineRule="auto"/>
        <w:rPr>
          <w:rFonts w:ascii="Arial" w:hAnsi="Arial" w:cs="Arial"/>
        </w:rPr>
      </w:pPr>
    </w:p>
    <w:p w14:paraId="17C6981A" w14:textId="745E25ED" w:rsidR="00D2590F" w:rsidRDefault="00D2590F" w:rsidP="002F2599">
      <w:pPr>
        <w:suppressAutoHyphens w:val="0"/>
        <w:spacing w:after="0" w:line="480" w:lineRule="auto"/>
        <w:rPr>
          <w:rFonts w:ascii="Arial" w:hAnsi="Arial" w:cs="Arial"/>
        </w:rPr>
      </w:pPr>
      <w:r w:rsidRPr="00BB1E7E">
        <w:rPr>
          <w:rFonts w:ascii="Arial" w:hAnsi="Arial" w:cs="Arial"/>
          <w:b/>
        </w:rPr>
        <w:t>Table</w:t>
      </w:r>
      <w:r w:rsidR="00CA6775">
        <w:rPr>
          <w:rFonts w:ascii="Arial" w:hAnsi="Arial" w:cs="Arial"/>
          <w:b/>
        </w:rPr>
        <w:t xml:space="preserve"> 3</w:t>
      </w:r>
      <w:r>
        <w:rPr>
          <w:rFonts w:ascii="Arial" w:hAnsi="Arial" w:cs="Arial"/>
        </w:rPr>
        <w:t>. Ages and years that breast cancer peaked as a proportion of all causes of death by race/ethnicity</w:t>
      </w:r>
      <w:r w:rsidR="002206D3">
        <w:rPr>
          <w:rFonts w:ascii="Arial" w:hAnsi="Arial" w:cs="Arial"/>
        </w:rPr>
        <w:t xml:space="preserve"> among females</w:t>
      </w:r>
      <w:r>
        <w:rPr>
          <w:rFonts w:ascii="Arial" w:hAnsi="Arial" w:cs="Arial"/>
        </w:rPr>
        <w:t>, 1968-2018</w:t>
      </w:r>
    </w:p>
    <w:tbl>
      <w:tblPr>
        <w:tblStyle w:val="ListTable1Light-Accent3"/>
        <w:tblW w:w="9713" w:type="dxa"/>
        <w:tblInd w:w="-90" w:type="dxa"/>
        <w:tblLook w:val="04A0" w:firstRow="1" w:lastRow="0" w:firstColumn="1" w:lastColumn="0" w:noHBand="0" w:noVBand="1"/>
      </w:tblPr>
      <w:tblGrid>
        <w:gridCol w:w="779"/>
        <w:gridCol w:w="2551"/>
        <w:gridCol w:w="2002"/>
        <w:gridCol w:w="2228"/>
        <w:gridCol w:w="1073"/>
        <w:gridCol w:w="1080"/>
      </w:tblGrid>
      <w:tr w:rsidR="00D2590F" w:rsidRPr="00650367" w14:paraId="66D4C1BB" w14:textId="77777777" w:rsidTr="00CF47E1">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79" w:type="dxa"/>
            <w:tcBorders>
              <w:bottom w:val="single" w:sz="4" w:space="0" w:color="auto"/>
            </w:tcBorders>
            <w:noWrap/>
            <w:vAlign w:val="center"/>
            <w:hideMark/>
          </w:tcPr>
          <w:p w14:paraId="68F49626" w14:textId="3E330BA0" w:rsidR="00D2590F" w:rsidRPr="00650367" w:rsidRDefault="00D2590F" w:rsidP="00BD0DD0">
            <w:pPr>
              <w:suppressAutoHyphens w:val="0"/>
              <w:spacing w:after="0" w:line="240" w:lineRule="auto"/>
              <w:jc w:val="center"/>
              <w:rPr>
                <w:rFonts w:ascii="Arial" w:hAnsi="Arial" w:cs="Arial"/>
              </w:rPr>
            </w:pPr>
            <w:r w:rsidRPr="00650367">
              <w:rPr>
                <w:rFonts w:ascii="Arial" w:hAnsi="Arial" w:cs="Arial"/>
              </w:rPr>
              <w:t>Year</w:t>
            </w:r>
          </w:p>
        </w:tc>
        <w:tc>
          <w:tcPr>
            <w:tcW w:w="2551" w:type="dxa"/>
            <w:tcBorders>
              <w:bottom w:val="single" w:sz="4" w:space="0" w:color="auto"/>
            </w:tcBorders>
            <w:noWrap/>
            <w:vAlign w:val="center"/>
            <w:hideMark/>
          </w:tcPr>
          <w:p w14:paraId="0A310CB8" w14:textId="43FBBC05" w:rsidR="00D2590F" w:rsidRPr="00650367" w:rsidRDefault="00D2590F" w:rsidP="00BD0DD0">
            <w:pPr>
              <w:suppressAutoHyphens w:val="0"/>
              <w:spacing w:after="0"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Race/</w:t>
            </w:r>
            <w:proofErr w:type="spellStart"/>
            <w:r w:rsidRPr="00650367">
              <w:rPr>
                <w:rFonts w:ascii="Arial" w:hAnsi="Arial" w:cs="Arial"/>
              </w:rPr>
              <w:t>Ethnicity</w:t>
            </w:r>
            <w:r w:rsidR="00CF47E1" w:rsidRPr="00650367">
              <w:rPr>
                <w:rFonts w:ascii="Arial" w:hAnsi="Arial" w:cs="Arial"/>
                <w:vertAlign w:val="superscript"/>
              </w:rPr>
              <w:t>a</w:t>
            </w:r>
            <w:proofErr w:type="spellEnd"/>
          </w:p>
        </w:tc>
        <w:tc>
          <w:tcPr>
            <w:tcW w:w="2002" w:type="dxa"/>
            <w:tcBorders>
              <w:bottom w:val="single" w:sz="4" w:space="0" w:color="auto"/>
            </w:tcBorders>
            <w:noWrap/>
            <w:vAlign w:val="center"/>
          </w:tcPr>
          <w:p w14:paraId="16C1AB50" w14:textId="2AABCFCA" w:rsidR="00D2590F" w:rsidRPr="00650367" w:rsidRDefault="00D2590F" w:rsidP="00BD0DD0">
            <w:pPr>
              <w:suppressAutoHyphens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Age at Peak</w:t>
            </w:r>
          </w:p>
        </w:tc>
        <w:tc>
          <w:tcPr>
            <w:tcW w:w="2228" w:type="dxa"/>
            <w:tcBorders>
              <w:bottom w:val="single" w:sz="4" w:space="0" w:color="auto"/>
            </w:tcBorders>
            <w:noWrap/>
            <w:vAlign w:val="center"/>
          </w:tcPr>
          <w:p w14:paraId="2ED9F96C" w14:textId="14101FAD" w:rsidR="00D2590F" w:rsidRPr="00650367" w:rsidRDefault="002206D3" w:rsidP="00BD0DD0">
            <w:pPr>
              <w:suppressAutoHyphens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rPr>
            </w:pPr>
            <w:r w:rsidRPr="00650367">
              <w:rPr>
                <w:rFonts w:ascii="Arial" w:hAnsi="Arial" w:cs="Arial"/>
              </w:rPr>
              <w:t>Proportion at Peak</w:t>
            </w:r>
          </w:p>
        </w:tc>
        <w:tc>
          <w:tcPr>
            <w:tcW w:w="2153" w:type="dxa"/>
            <w:gridSpan w:val="2"/>
            <w:tcBorders>
              <w:bottom w:val="single" w:sz="4" w:space="0" w:color="auto"/>
            </w:tcBorders>
            <w:vAlign w:val="center"/>
          </w:tcPr>
          <w:p w14:paraId="0EE32C24" w14:textId="47A48B9C" w:rsidR="00D2590F" w:rsidRPr="00650367" w:rsidRDefault="00D2590F" w:rsidP="00BD0DD0">
            <w:pPr>
              <w:suppressAutoHyphens w:val="0"/>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95% CI</w:t>
            </w:r>
          </w:p>
        </w:tc>
      </w:tr>
      <w:tr w:rsidR="00CF47E1" w:rsidRPr="00650367" w14:paraId="3C3115BD"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79" w:type="dxa"/>
            <w:vMerge w:val="restart"/>
            <w:tcBorders>
              <w:top w:val="single" w:sz="4" w:space="0" w:color="auto"/>
            </w:tcBorders>
            <w:noWrap/>
            <w:hideMark/>
          </w:tcPr>
          <w:p w14:paraId="0B191FD8" w14:textId="67217903" w:rsidR="00CF47E1" w:rsidRPr="00650367" w:rsidRDefault="00CF47E1" w:rsidP="00CF47E1">
            <w:pPr>
              <w:suppressAutoHyphens w:val="0"/>
              <w:spacing w:after="0" w:line="240" w:lineRule="auto"/>
              <w:jc w:val="center"/>
              <w:rPr>
                <w:rFonts w:ascii="Arial" w:hAnsi="Arial" w:cs="Arial"/>
              </w:rPr>
            </w:pPr>
            <w:r w:rsidRPr="00650367">
              <w:rPr>
                <w:rFonts w:ascii="Arial" w:hAnsi="Arial" w:cs="Arial"/>
              </w:rPr>
              <w:t>1978</w:t>
            </w:r>
          </w:p>
        </w:tc>
        <w:tc>
          <w:tcPr>
            <w:tcW w:w="2551" w:type="dxa"/>
            <w:tcBorders>
              <w:top w:val="single" w:sz="4" w:space="0" w:color="auto"/>
            </w:tcBorders>
            <w:noWrap/>
            <w:vAlign w:val="center"/>
            <w:hideMark/>
          </w:tcPr>
          <w:p w14:paraId="5DE74D13" w14:textId="77777777" w:rsidR="00CF47E1" w:rsidRPr="00650367"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Asian/Pacific Islander</w:t>
            </w:r>
          </w:p>
        </w:tc>
        <w:tc>
          <w:tcPr>
            <w:tcW w:w="2002" w:type="dxa"/>
            <w:tcBorders>
              <w:top w:val="single" w:sz="4" w:space="0" w:color="auto"/>
            </w:tcBorders>
            <w:noWrap/>
            <w:vAlign w:val="center"/>
          </w:tcPr>
          <w:p w14:paraId="0D84C72B" w14:textId="4E544FB8"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43</w:t>
            </w:r>
          </w:p>
        </w:tc>
        <w:tc>
          <w:tcPr>
            <w:tcW w:w="2228" w:type="dxa"/>
            <w:tcBorders>
              <w:top w:val="single" w:sz="4" w:space="0" w:color="auto"/>
            </w:tcBorders>
            <w:noWrap/>
            <w:vAlign w:val="center"/>
          </w:tcPr>
          <w:p w14:paraId="39D97A5D" w14:textId="00479456"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10.3</w:t>
            </w:r>
          </w:p>
        </w:tc>
        <w:tc>
          <w:tcPr>
            <w:tcW w:w="1073" w:type="dxa"/>
            <w:tcBorders>
              <w:top w:val="single" w:sz="4" w:space="0" w:color="auto"/>
            </w:tcBorders>
            <w:noWrap/>
            <w:vAlign w:val="center"/>
          </w:tcPr>
          <w:p w14:paraId="67380F09" w14:textId="55125792"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9.5</w:t>
            </w:r>
          </w:p>
        </w:tc>
        <w:tc>
          <w:tcPr>
            <w:tcW w:w="1080" w:type="dxa"/>
            <w:tcBorders>
              <w:top w:val="single" w:sz="4" w:space="0" w:color="auto"/>
            </w:tcBorders>
            <w:noWrap/>
            <w:vAlign w:val="center"/>
            <w:hideMark/>
          </w:tcPr>
          <w:p w14:paraId="6CA5B085" w14:textId="3BB65BF3"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11.2</w:t>
            </w:r>
          </w:p>
        </w:tc>
      </w:tr>
      <w:tr w:rsidR="00CF47E1" w:rsidRPr="00650367" w14:paraId="40BAE6A4"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79" w:type="dxa"/>
            <w:vMerge/>
            <w:hideMark/>
          </w:tcPr>
          <w:p w14:paraId="421BCDCD" w14:textId="77777777" w:rsidR="00CF47E1" w:rsidRPr="00650367" w:rsidRDefault="00CF47E1" w:rsidP="00CF47E1">
            <w:pPr>
              <w:suppressAutoHyphens w:val="0"/>
              <w:spacing w:after="0" w:line="240" w:lineRule="auto"/>
              <w:jc w:val="center"/>
              <w:rPr>
                <w:rFonts w:ascii="Arial" w:hAnsi="Arial" w:cs="Arial"/>
              </w:rPr>
            </w:pPr>
          </w:p>
        </w:tc>
        <w:tc>
          <w:tcPr>
            <w:tcW w:w="2551" w:type="dxa"/>
            <w:noWrap/>
            <w:vAlign w:val="center"/>
            <w:hideMark/>
          </w:tcPr>
          <w:p w14:paraId="3FB2F8A8" w14:textId="77777777" w:rsidR="00CF47E1" w:rsidRPr="00650367"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Hispanic</w:t>
            </w:r>
          </w:p>
        </w:tc>
        <w:tc>
          <w:tcPr>
            <w:tcW w:w="2002" w:type="dxa"/>
            <w:noWrap/>
            <w:vAlign w:val="center"/>
          </w:tcPr>
          <w:p w14:paraId="4FFA0DF0" w14:textId="62A46099"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42</w:t>
            </w:r>
          </w:p>
        </w:tc>
        <w:tc>
          <w:tcPr>
            <w:tcW w:w="2228" w:type="dxa"/>
            <w:noWrap/>
            <w:vAlign w:val="center"/>
          </w:tcPr>
          <w:p w14:paraId="46F57FE9" w14:textId="5DF24E52"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9.7</w:t>
            </w:r>
          </w:p>
        </w:tc>
        <w:tc>
          <w:tcPr>
            <w:tcW w:w="1073" w:type="dxa"/>
            <w:noWrap/>
            <w:vAlign w:val="center"/>
          </w:tcPr>
          <w:p w14:paraId="5338F1AC" w14:textId="33B37FD9"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9.2</w:t>
            </w:r>
          </w:p>
        </w:tc>
        <w:tc>
          <w:tcPr>
            <w:tcW w:w="1080" w:type="dxa"/>
            <w:noWrap/>
            <w:vAlign w:val="center"/>
            <w:hideMark/>
          </w:tcPr>
          <w:p w14:paraId="4A9C4021" w14:textId="137E3E36"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10.2</w:t>
            </w:r>
          </w:p>
        </w:tc>
      </w:tr>
      <w:tr w:rsidR="00CF47E1" w:rsidRPr="00650367" w14:paraId="25A1EBC5"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79" w:type="dxa"/>
            <w:vMerge/>
            <w:hideMark/>
          </w:tcPr>
          <w:p w14:paraId="5D2EF3A0" w14:textId="77777777" w:rsidR="00CF47E1" w:rsidRPr="00650367" w:rsidRDefault="00CF47E1" w:rsidP="00CF47E1">
            <w:pPr>
              <w:suppressAutoHyphens w:val="0"/>
              <w:spacing w:after="0" w:line="240" w:lineRule="auto"/>
              <w:jc w:val="center"/>
              <w:rPr>
                <w:rFonts w:ascii="Arial" w:hAnsi="Arial" w:cs="Arial"/>
              </w:rPr>
            </w:pPr>
          </w:p>
        </w:tc>
        <w:tc>
          <w:tcPr>
            <w:tcW w:w="2551" w:type="dxa"/>
            <w:noWrap/>
            <w:vAlign w:val="center"/>
            <w:hideMark/>
          </w:tcPr>
          <w:p w14:paraId="6D4516FE" w14:textId="77777777" w:rsidR="00CF47E1" w:rsidRPr="00650367"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Non-Hispanic Black</w:t>
            </w:r>
          </w:p>
        </w:tc>
        <w:tc>
          <w:tcPr>
            <w:tcW w:w="2002" w:type="dxa"/>
            <w:noWrap/>
            <w:vAlign w:val="center"/>
          </w:tcPr>
          <w:p w14:paraId="0E8FEE43" w14:textId="23A05693"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42</w:t>
            </w:r>
          </w:p>
        </w:tc>
        <w:tc>
          <w:tcPr>
            <w:tcW w:w="2228" w:type="dxa"/>
            <w:noWrap/>
            <w:vAlign w:val="center"/>
          </w:tcPr>
          <w:p w14:paraId="42B427AD" w14:textId="6D256492"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7.2</w:t>
            </w:r>
          </w:p>
        </w:tc>
        <w:tc>
          <w:tcPr>
            <w:tcW w:w="1073" w:type="dxa"/>
            <w:noWrap/>
            <w:vAlign w:val="center"/>
          </w:tcPr>
          <w:p w14:paraId="1462FF8D" w14:textId="4E9035C4"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7.0</w:t>
            </w:r>
          </w:p>
        </w:tc>
        <w:tc>
          <w:tcPr>
            <w:tcW w:w="1080" w:type="dxa"/>
            <w:noWrap/>
            <w:vAlign w:val="center"/>
            <w:hideMark/>
          </w:tcPr>
          <w:p w14:paraId="34F286AF" w14:textId="0D6B7C71"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7.5</w:t>
            </w:r>
          </w:p>
        </w:tc>
      </w:tr>
      <w:tr w:rsidR="00CF47E1" w:rsidRPr="00650367" w14:paraId="6562BBE3"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79" w:type="dxa"/>
            <w:vMerge/>
            <w:hideMark/>
          </w:tcPr>
          <w:p w14:paraId="4FDEA587" w14:textId="77777777" w:rsidR="00CF47E1" w:rsidRPr="00650367" w:rsidRDefault="00CF47E1" w:rsidP="00CF47E1">
            <w:pPr>
              <w:suppressAutoHyphens w:val="0"/>
              <w:spacing w:after="0" w:line="240" w:lineRule="auto"/>
              <w:jc w:val="center"/>
              <w:rPr>
                <w:rFonts w:ascii="Arial" w:hAnsi="Arial" w:cs="Arial"/>
              </w:rPr>
            </w:pPr>
          </w:p>
        </w:tc>
        <w:tc>
          <w:tcPr>
            <w:tcW w:w="2551" w:type="dxa"/>
            <w:tcBorders>
              <w:bottom w:val="single" w:sz="4" w:space="0" w:color="auto"/>
            </w:tcBorders>
            <w:noWrap/>
            <w:vAlign w:val="center"/>
            <w:hideMark/>
          </w:tcPr>
          <w:p w14:paraId="2B811864" w14:textId="77777777" w:rsidR="00CF47E1" w:rsidRPr="00650367"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Non-Hispanic White</w:t>
            </w:r>
          </w:p>
        </w:tc>
        <w:tc>
          <w:tcPr>
            <w:tcW w:w="2002" w:type="dxa"/>
            <w:tcBorders>
              <w:bottom w:val="single" w:sz="4" w:space="0" w:color="auto"/>
            </w:tcBorders>
            <w:noWrap/>
            <w:vAlign w:val="center"/>
          </w:tcPr>
          <w:p w14:paraId="129180D5" w14:textId="21D3530F"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43</w:t>
            </w:r>
          </w:p>
        </w:tc>
        <w:tc>
          <w:tcPr>
            <w:tcW w:w="2228" w:type="dxa"/>
            <w:tcBorders>
              <w:bottom w:val="single" w:sz="4" w:space="0" w:color="auto"/>
            </w:tcBorders>
            <w:noWrap/>
            <w:vAlign w:val="center"/>
          </w:tcPr>
          <w:p w14:paraId="7308304F" w14:textId="6F91C58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13.0</w:t>
            </w:r>
          </w:p>
        </w:tc>
        <w:tc>
          <w:tcPr>
            <w:tcW w:w="1073" w:type="dxa"/>
            <w:tcBorders>
              <w:bottom w:val="single" w:sz="4" w:space="0" w:color="auto"/>
            </w:tcBorders>
            <w:noWrap/>
            <w:vAlign w:val="center"/>
          </w:tcPr>
          <w:p w14:paraId="1C324B1A" w14:textId="4653BB03"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12.8</w:t>
            </w:r>
          </w:p>
        </w:tc>
        <w:tc>
          <w:tcPr>
            <w:tcW w:w="1080" w:type="dxa"/>
            <w:tcBorders>
              <w:bottom w:val="single" w:sz="4" w:space="0" w:color="auto"/>
            </w:tcBorders>
            <w:noWrap/>
            <w:vAlign w:val="center"/>
            <w:hideMark/>
          </w:tcPr>
          <w:p w14:paraId="5077D66C" w14:textId="153A3C62"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13.3</w:t>
            </w:r>
          </w:p>
        </w:tc>
      </w:tr>
      <w:tr w:rsidR="00CF47E1" w:rsidRPr="00650367" w14:paraId="1F7BB3F7"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79" w:type="dxa"/>
            <w:vMerge w:val="restart"/>
            <w:noWrap/>
            <w:hideMark/>
          </w:tcPr>
          <w:p w14:paraId="17CEE968" w14:textId="3E8556E0" w:rsidR="00CF47E1" w:rsidRPr="00650367" w:rsidRDefault="00CF47E1" w:rsidP="00CF47E1">
            <w:pPr>
              <w:suppressAutoHyphens w:val="0"/>
              <w:spacing w:after="0" w:line="240" w:lineRule="auto"/>
              <w:jc w:val="center"/>
              <w:rPr>
                <w:rFonts w:ascii="Arial" w:hAnsi="Arial" w:cs="Arial"/>
              </w:rPr>
            </w:pPr>
            <w:r w:rsidRPr="00650367">
              <w:rPr>
                <w:rFonts w:ascii="Arial" w:hAnsi="Arial" w:cs="Arial"/>
              </w:rPr>
              <w:t>1998</w:t>
            </w:r>
          </w:p>
        </w:tc>
        <w:tc>
          <w:tcPr>
            <w:tcW w:w="2551" w:type="dxa"/>
            <w:tcBorders>
              <w:top w:val="single" w:sz="4" w:space="0" w:color="auto"/>
            </w:tcBorders>
            <w:noWrap/>
            <w:vAlign w:val="center"/>
            <w:hideMark/>
          </w:tcPr>
          <w:p w14:paraId="77DCEA82" w14:textId="77777777" w:rsidR="00CF47E1" w:rsidRPr="00650367"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Asian/Pacific Islander</w:t>
            </w:r>
          </w:p>
        </w:tc>
        <w:tc>
          <w:tcPr>
            <w:tcW w:w="2002" w:type="dxa"/>
            <w:tcBorders>
              <w:top w:val="single" w:sz="4" w:space="0" w:color="auto"/>
            </w:tcBorders>
            <w:noWrap/>
            <w:vAlign w:val="center"/>
          </w:tcPr>
          <w:p w14:paraId="711D721D" w14:textId="72F7D915"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color w:val="000000"/>
              </w:rPr>
              <w:t>49</w:t>
            </w:r>
          </w:p>
        </w:tc>
        <w:tc>
          <w:tcPr>
            <w:tcW w:w="2228" w:type="dxa"/>
            <w:tcBorders>
              <w:top w:val="single" w:sz="4" w:space="0" w:color="auto"/>
            </w:tcBorders>
            <w:noWrap/>
            <w:vAlign w:val="center"/>
          </w:tcPr>
          <w:p w14:paraId="11AFAA2A" w14:textId="762B2A5B"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14.3</w:t>
            </w:r>
          </w:p>
        </w:tc>
        <w:tc>
          <w:tcPr>
            <w:tcW w:w="1073" w:type="dxa"/>
            <w:tcBorders>
              <w:top w:val="single" w:sz="4" w:space="0" w:color="auto"/>
            </w:tcBorders>
            <w:noWrap/>
            <w:vAlign w:val="center"/>
          </w:tcPr>
          <w:p w14:paraId="1B1FC8D4" w14:textId="7104CC15"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13.8</w:t>
            </w:r>
          </w:p>
        </w:tc>
        <w:tc>
          <w:tcPr>
            <w:tcW w:w="1080" w:type="dxa"/>
            <w:tcBorders>
              <w:top w:val="single" w:sz="4" w:space="0" w:color="auto"/>
            </w:tcBorders>
            <w:noWrap/>
            <w:vAlign w:val="center"/>
            <w:hideMark/>
          </w:tcPr>
          <w:p w14:paraId="2D683001" w14:textId="6016388A"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14.8</w:t>
            </w:r>
          </w:p>
        </w:tc>
      </w:tr>
      <w:tr w:rsidR="00CF47E1" w:rsidRPr="00650367" w14:paraId="3F3A04D3"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79" w:type="dxa"/>
            <w:vMerge/>
            <w:hideMark/>
          </w:tcPr>
          <w:p w14:paraId="67B3DB20" w14:textId="77777777" w:rsidR="00CF47E1" w:rsidRPr="00650367" w:rsidRDefault="00CF47E1" w:rsidP="00CF47E1">
            <w:pPr>
              <w:suppressAutoHyphens w:val="0"/>
              <w:spacing w:after="0" w:line="240" w:lineRule="auto"/>
              <w:jc w:val="center"/>
              <w:rPr>
                <w:rFonts w:ascii="Arial" w:hAnsi="Arial" w:cs="Arial"/>
              </w:rPr>
            </w:pPr>
          </w:p>
        </w:tc>
        <w:tc>
          <w:tcPr>
            <w:tcW w:w="2551" w:type="dxa"/>
            <w:noWrap/>
            <w:vAlign w:val="center"/>
            <w:hideMark/>
          </w:tcPr>
          <w:p w14:paraId="79EA5701" w14:textId="77777777" w:rsidR="00CF47E1" w:rsidRPr="00650367"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Hispanic</w:t>
            </w:r>
          </w:p>
        </w:tc>
        <w:tc>
          <w:tcPr>
            <w:tcW w:w="2002" w:type="dxa"/>
            <w:noWrap/>
            <w:vAlign w:val="center"/>
          </w:tcPr>
          <w:p w14:paraId="2E18AF49" w14:textId="7D5261C3"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color w:val="000000"/>
              </w:rPr>
              <w:t>49</w:t>
            </w:r>
          </w:p>
        </w:tc>
        <w:tc>
          <w:tcPr>
            <w:tcW w:w="2228" w:type="dxa"/>
            <w:noWrap/>
            <w:vAlign w:val="center"/>
          </w:tcPr>
          <w:p w14:paraId="040948FB" w14:textId="4F83EA29"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11.3</w:t>
            </w:r>
          </w:p>
        </w:tc>
        <w:tc>
          <w:tcPr>
            <w:tcW w:w="1073" w:type="dxa"/>
            <w:noWrap/>
            <w:vAlign w:val="center"/>
          </w:tcPr>
          <w:p w14:paraId="73418744" w14:textId="12BB138B"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11.0</w:t>
            </w:r>
          </w:p>
        </w:tc>
        <w:tc>
          <w:tcPr>
            <w:tcW w:w="1080" w:type="dxa"/>
            <w:noWrap/>
            <w:vAlign w:val="center"/>
            <w:hideMark/>
          </w:tcPr>
          <w:p w14:paraId="33EF43D9" w14:textId="2DE97D82"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11.6</w:t>
            </w:r>
          </w:p>
        </w:tc>
      </w:tr>
      <w:tr w:rsidR="00CF47E1" w:rsidRPr="00650367" w14:paraId="2715DF79"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79" w:type="dxa"/>
            <w:vMerge/>
            <w:hideMark/>
          </w:tcPr>
          <w:p w14:paraId="2FD7E526" w14:textId="77777777" w:rsidR="00CF47E1" w:rsidRPr="00650367" w:rsidRDefault="00CF47E1" w:rsidP="00CF47E1">
            <w:pPr>
              <w:suppressAutoHyphens w:val="0"/>
              <w:spacing w:after="0" w:line="240" w:lineRule="auto"/>
              <w:jc w:val="center"/>
              <w:rPr>
                <w:rFonts w:ascii="Arial" w:hAnsi="Arial" w:cs="Arial"/>
              </w:rPr>
            </w:pPr>
          </w:p>
        </w:tc>
        <w:tc>
          <w:tcPr>
            <w:tcW w:w="2551" w:type="dxa"/>
            <w:noWrap/>
            <w:vAlign w:val="center"/>
            <w:hideMark/>
          </w:tcPr>
          <w:p w14:paraId="087EBC1F" w14:textId="77777777" w:rsidR="00CF47E1" w:rsidRPr="00650367"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Non-Hispanic Black</w:t>
            </w:r>
          </w:p>
        </w:tc>
        <w:tc>
          <w:tcPr>
            <w:tcW w:w="2002" w:type="dxa"/>
            <w:noWrap/>
            <w:vAlign w:val="center"/>
          </w:tcPr>
          <w:p w14:paraId="0103B886" w14:textId="5A6F5E18"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color w:val="000000"/>
              </w:rPr>
              <w:t>49</w:t>
            </w:r>
          </w:p>
        </w:tc>
        <w:tc>
          <w:tcPr>
            <w:tcW w:w="2228" w:type="dxa"/>
            <w:noWrap/>
            <w:vAlign w:val="center"/>
          </w:tcPr>
          <w:p w14:paraId="06CA9632" w14:textId="7180BF09"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9.6</w:t>
            </w:r>
          </w:p>
        </w:tc>
        <w:tc>
          <w:tcPr>
            <w:tcW w:w="1073" w:type="dxa"/>
            <w:noWrap/>
            <w:vAlign w:val="center"/>
          </w:tcPr>
          <w:p w14:paraId="24F0A168" w14:textId="732DC22A"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9.4</w:t>
            </w:r>
          </w:p>
        </w:tc>
        <w:tc>
          <w:tcPr>
            <w:tcW w:w="1080" w:type="dxa"/>
            <w:noWrap/>
            <w:vAlign w:val="center"/>
            <w:hideMark/>
          </w:tcPr>
          <w:p w14:paraId="3E6CDC53" w14:textId="3D7EB5E0"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9.8</w:t>
            </w:r>
          </w:p>
        </w:tc>
      </w:tr>
      <w:tr w:rsidR="00CF47E1" w:rsidRPr="00650367" w14:paraId="6B20BFAF"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79" w:type="dxa"/>
            <w:vMerge/>
            <w:hideMark/>
          </w:tcPr>
          <w:p w14:paraId="0D2AE387" w14:textId="77777777" w:rsidR="00CF47E1" w:rsidRPr="00650367" w:rsidRDefault="00CF47E1" w:rsidP="00CF47E1">
            <w:pPr>
              <w:suppressAutoHyphens w:val="0"/>
              <w:spacing w:after="0" w:line="240" w:lineRule="auto"/>
              <w:jc w:val="center"/>
              <w:rPr>
                <w:rFonts w:ascii="Arial" w:hAnsi="Arial" w:cs="Arial"/>
              </w:rPr>
            </w:pPr>
          </w:p>
        </w:tc>
        <w:tc>
          <w:tcPr>
            <w:tcW w:w="2551" w:type="dxa"/>
            <w:tcBorders>
              <w:bottom w:val="single" w:sz="4" w:space="0" w:color="auto"/>
            </w:tcBorders>
            <w:noWrap/>
            <w:vAlign w:val="center"/>
            <w:hideMark/>
          </w:tcPr>
          <w:p w14:paraId="416758DB" w14:textId="77777777" w:rsidR="00CF47E1" w:rsidRPr="00650367"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Non-Hispanic White</w:t>
            </w:r>
          </w:p>
        </w:tc>
        <w:tc>
          <w:tcPr>
            <w:tcW w:w="2002" w:type="dxa"/>
            <w:tcBorders>
              <w:bottom w:val="single" w:sz="4" w:space="0" w:color="auto"/>
            </w:tcBorders>
            <w:noWrap/>
            <w:vAlign w:val="center"/>
          </w:tcPr>
          <w:p w14:paraId="34C8A6D8" w14:textId="41142C84"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color w:val="000000"/>
              </w:rPr>
              <w:t>50</w:t>
            </w:r>
          </w:p>
        </w:tc>
        <w:tc>
          <w:tcPr>
            <w:tcW w:w="2228" w:type="dxa"/>
            <w:tcBorders>
              <w:bottom w:val="single" w:sz="4" w:space="0" w:color="auto"/>
            </w:tcBorders>
            <w:noWrap/>
            <w:vAlign w:val="center"/>
          </w:tcPr>
          <w:p w14:paraId="10B58BC8" w14:textId="3DFC8B23"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12.0</w:t>
            </w:r>
          </w:p>
        </w:tc>
        <w:tc>
          <w:tcPr>
            <w:tcW w:w="1073" w:type="dxa"/>
            <w:tcBorders>
              <w:bottom w:val="single" w:sz="4" w:space="0" w:color="auto"/>
            </w:tcBorders>
            <w:noWrap/>
            <w:vAlign w:val="center"/>
          </w:tcPr>
          <w:p w14:paraId="1FC02CEF" w14:textId="1C72869F"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11.9</w:t>
            </w:r>
          </w:p>
        </w:tc>
        <w:tc>
          <w:tcPr>
            <w:tcW w:w="1080" w:type="dxa"/>
            <w:tcBorders>
              <w:bottom w:val="single" w:sz="4" w:space="0" w:color="auto"/>
            </w:tcBorders>
            <w:noWrap/>
            <w:vAlign w:val="center"/>
            <w:hideMark/>
          </w:tcPr>
          <w:p w14:paraId="2A8885EC" w14:textId="70A3517C"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12.1</w:t>
            </w:r>
          </w:p>
        </w:tc>
      </w:tr>
      <w:tr w:rsidR="00CF47E1" w:rsidRPr="00650367" w14:paraId="091ED0F3"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79" w:type="dxa"/>
            <w:vMerge w:val="restart"/>
            <w:noWrap/>
            <w:hideMark/>
          </w:tcPr>
          <w:p w14:paraId="62669A14" w14:textId="0A503A12" w:rsidR="00CF47E1" w:rsidRPr="00650367" w:rsidRDefault="00CF47E1" w:rsidP="00CF47E1">
            <w:pPr>
              <w:suppressAutoHyphens w:val="0"/>
              <w:spacing w:after="0" w:line="240" w:lineRule="auto"/>
              <w:jc w:val="center"/>
              <w:rPr>
                <w:rFonts w:ascii="Arial" w:hAnsi="Arial" w:cs="Arial"/>
              </w:rPr>
            </w:pPr>
            <w:r w:rsidRPr="00650367">
              <w:rPr>
                <w:rFonts w:ascii="Arial" w:hAnsi="Arial" w:cs="Arial"/>
              </w:rPr>
              <w:t>2018</w:t>
            </w:r>
          </w:p>
        </w:tc>
        <w:tc>
          <w:tcPr>
            <w:tcW w:w="2551" w:type="dxa"/>
            <w:tcBorders>
              <w:top w:val="single" w:sz="4" w:space="0" w:color="auto"/>
            </w:tcBorders>
            <w:noWrap/>
            <w:vAlign w:val="center"/>
            <w:hideMark/>
          </w:tcPr>
          <w:p w14:paraId="1531D4B3" w14:textId="77777777" w:rsidR="00CF47E1" w:rsidRPr="00650367"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Asian/Pacific Islander</w:t>
            </w:r>
          </w:p>
        </w:tc>
        <w:tc>
          <w:tcPr>
            <w:tcW w:w="2002" w:type="dxa"/>
            <w:tcBorders>
              <w:top w:val="single" w:sz="4" w:space="0" w:color="auto"/>
            </w:tcBorders>
            <w:noWrap/>
            <w:vAlign w:val="center"/>
          </w:tcPr>
          <w:p w14:paraId="33B98BEE" w14:textId="286B8F64"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color w:val="000000"/>
              </w:rPr>
              <w:t>49</w:t>
            </w:r>
          </w:p>
        </w:tc>
        <w:tc>
          <w:tcPr>
            <w:tcW w:w="2228" w:type="dxa"/>
            <w:tcBorders>
              <w:top w:val="single" w:sz="4" w:space="0" w:color="auto"/>
            </w:tcBorders>
            <w:noWrap/>
            <w:vAlign w:val="center"/>
          </w:tcPr>
          <w:p w14:paraId="7039E613" w14:textId="4479E614"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14.1</w:t>
            </w:r>
          </w:p>
        </w:tc>
        <w:tc>
          <w:tcPr>
            <w:tcW w:w="1073" w:type="dxa"/>
            <w:tcBorders>
              <w:top w:val="single" w:sz="4" w:space="0" w:color="auto"/>
            </w:tcBorders>
            <w:noWrap/>
            <w:vAlign w:val="center"/>
          </w:tcPr>
          <w:p w14:paraId="783C6514" w14:textId="137C53A0"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13.6</w:t>
            </w:r>
          </w:p>
        </w:tc>
        <w:tc>
          <w:tcPr>
            <w:tcW w:w="1080" w:type="dxa"/>
            <w:tcBorders>
              <w:top w:val="single" w:sz="4" w:space="0" w:color="auto"/>
            </w:tcBorders>
            <w:noWrap/>
            <w:vAlign w:val="center"/>
            <w:hideMark/>
          </w:tcPr>
          <w:p w14:paraId="3FFEABF9" w14:textId="23A0EA1B"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14.6</w:t>
            </w:r>
          </w:p>
        </w:tc>
      </w:tr>
      <w:tr w:rsidR="00CF47E1" w:rsidRPr="00650367" w14:paraId="093E9CF2"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79" w:type="dxa"/>
            <w:vMerge/>
            <w:hideMark/>
          </w:tcPr>
          <w:p w14:paraId="7E42B88A" w14:textId="77777777" w:rsidR="00CF47E1" w:rsidRPr="00650367" w:rsidRDefault="00CF47E1" w:rsidP="00CF47E1">
            <w:pPr>
              <w:suppressAutoHyphens w:val="0"/>
              <w:spacing w:after="0" w:line="240" w:lineRule="auto"/>
              <w:jc w:val="center"/>
              <w:rPr>
                <w:rFonts w:ascii="Arial" w:hAnsi="Arial" w:cs="Arial"/>
              </w:rPr>
            </w:pPr>
          </w:p>
        </w:tc>
        <w:tc>
          <w:tcPr>
            <w:tcW w:w="2551" w:type="dxa"/>
            <w:noWrap/>
            <w:vAlign w:val="center"/>
            <w:hideMark/>
          </w:tcPr>
          <w:p w14:paraId="60AE8429" w14:textId="77777777" w:rsidR="00CF47E1" w:rsidRPr="00650367"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Hispanic</w:t>
            </w:r>
          </w:p>
        </w:tc>
        <w:tc>
          <w:tcPr>
            <w:tcW w:w="2002" w:type="dxa"/>
            <w:noWrap/>
            <w:vAlign w:val="center"/>
          </w:tcPr>
          <w:p w14:paraId="221106D1" w14:textId="62094B22"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color w:val="000000"/>
              </w:rPr>
              <w:t>49</w:t>
            </w:r>
          </w:p>
        </w:tc>
        <w:tc>
          <w:tcPr>
            <w:tcW w:w="2228" w:type="dxa"/>
            <w:noWrap/>
            <w:vAlign w:val="center"/>
          </w:tcPr>
          <w:p w14:paraId="023F4550" w14:textId="6F41E480"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9.6</w:t>
            </w:r>
          </w:p>
        </w:tc>
        <w:tc>
          <w:tcPr>
            <w:tcW w:w="1073" w:type="dxa"/>
            <w:noWrap/>
            <w:vAlign w:val="center"/>
          </w:tcPr>
          <w:p w14:paraId="5052C92E" w14:textId="4DE7E268"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9.4</w:t>
            </w:r>
          </w:p>
        </w:tc>
        <w:tc>
          <w:tcPr>
            <w:tcW w:w="1080" w:type="dxa"/>
            <w:noWrap/>
            <w:vAlign w:val="center"/>
            <w:hideMark/>
          </w:tcPr>
          <w:p w14:paraId="12FCCF9E" w14:textId="53E59CCD"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9.8</w:t>
            </w:r>
          </w:p>
        </w:tc>
      </w:tr>
      <w:tr w:rsidR="00CF47E1" w:rsidRPr="00650367" w14:paraId="31764644"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79" w:type="dxa"/>
            <w:vMerge/>
            <w:hideMark/>
          </w:tcPr>
          <w:p w14:paraId="4217B500" w14:textId="77777777" w:rsidR="00CF47E1" w:rsidRPr="00650367" w:rsidRDefault="00CF47E1" w:rsidP="00CF47E1">
            <w:pPr>
              <w:suppressAutoHyphens w:val="0"/>
              <w:spacing w:after="0" w:line="240" w:lineRule="auto"/>
              <w:jc w:val="center"/>
              <w:rPr>
                <w:rFonts w:ascii="Arial" w:hAnsi="Arial" w:cs="Arial"/>
              </w:rPr>
            </w:pPr>
          </w:p>
        </w:tc>
        <w:tc>
          <w:tcPr>
            <w:tcW w:w="2551" w:type="dxa"/>
            <w:noWrap/>
            <w:vAlign w:val="center"/>
            <w:hideMark/>
          </w:tcPr>
          <w:p w14:paraId="2287869C" w14:textId="77777777" w:rsidR="00CF47E1" w:rsidRPr="00650367"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Non-Hispanic Black</w:t>
            </w:r>
          </w:p>
        </w:tc>
        <w:tc>
          <w:tcPr>
            <w:tcW w:w="2002" w:type="dxa"/>
            <w:noWrap/>
            <w:vAlign w:val="center"/>
          </w:tcPr>
          <w:p w14:paraId="4443DEB2" w14:textId="4560A564"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color w:val="000000"/>
              </w:rPr>
              <w:t>49</w:t>
            </w:r>
          </w:p>
        </w:tc>
        <w:tc>
          <w:tcPr>
            <w:tcW w:w="2228" w:type="dxa"/>
            <w:noWrap/>
            <w:vAlign w:val="center"/>
          </w:tcPr>
          <w:p w14:paraId="7AC32C33" w14:textId="2ABD4954"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8.7</w:t>
            </w:r>
          </w:p>
        </w:tc>
        <w:tc>
          <w:tcPr>
            <w:tcW w:w="1073" w:type="dxa"/>
            <w:noWrap/>
            <w:vAlign w:val="center"/>
          </w:tcPr>
          <w:p w14:paraId="2C83A30E" w14:textId="3AB2E1B9"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8.5</w:t>
            </w:r>
          </w:p>
        </w:tc>
        <w:tc>
          <w:tcPr>
            <w:tcW w:w="1080" w:type="dxa"/>
            <w:noWrap/>
            <w:vAlign w:val="center"/>
            <w:hideMark/>
          </w:tcPr>
          <w:p w14:paraId="511313BF" w14:textId="7B8A579C"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9.0</w:t>
            </w:r>
          </w:p>
        </w:tc>
      </w:tr>
      <w:tr w:rsidR="00CF47E1" w:rsidRPr="00650367" w14:paraId="58D9DD19"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79" w:type="dxa"/>
            <w:vMerge/>
            <w:hideMark/>
          </w:tcPr>
          <w:p w14:paraId="21726271" w14:textId="77777777" w:rsidR="00CF47E1" w:rsidRPr="00650367" w:rsidRDefault="00CF47E1" w:rsidP="00CF47E1">
            <w:pPr>
              <w:suppressAutoHyphens w:val="0"/>
              <w:spacing w:after="0" w:line="240" w:lineRule="auto"/>
              <w:jc w:val="center"/>
              <w:rPr>
                <w:rFonts w:ascii="Arial" w:hAnsi="Arial" w:cs="Arial"/>
              </w:rPr>
            </w:pPr>
          </w:p>
        </w:tc>
        <w:tc>
          <w:tcPr>
            <w:tcW w:w="2551" w:type="dxa"/>
            <w:tcBorders>
              <w:bottom w:val="single" w:sz="4" w:space="0" w:color="auto"/>
            </w:tcBorders>
            <w:noWrap/>
            <w:vAlign w:val="center"/>
            <w:hideMark/>
          </w:tcPr>
          <w:p w14:paraId="3C374452" w14:textId="77777777" w:rsidR="00CF47E1" w:rsidRPr="00650367"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Non-Hispanic White</w:t>
            </w:r>
          </w:p>
        </w:tc>
        <w:tc>
          <w:tcPr>
            <w:tcW w:w="2002" w:type="dxa"/>
            <w:tcBorders>
              <w:bottom w:val="single" w:sz="4" w:space="0" w:color="auto"/>
            </w:tcBorders>
            <w:noWrap/>
            <w:vAlign w:val="center"/>
          </w:tcPr>
          <w:p w14:paraId="2F44CB44" w14:textId="055000F9"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color w:val="000000"/>
              </w:rPr>
              <w:t>50</w:t>
            </w:r>
          </w:p>
        </w:tc>
        <w:tc>
          <w:tcPr>
            <w:tcW w:w="2228" w:type="dxa"/>
            <w:tcBorders>
              <w:bottom w:val="single" w:sz="4" w:space="0" w:color="auto"/>
            </w:tcBorders>
            <w:noWrap/>
            <w:vAlign w:val="center"/>
          </w:tcPr>
          <w:p w14:paraId="7D36C27F" w14:textId="69420953"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7.0</w:t>
            </w:r>
          </w:p>
        </w:tc>
        <w:tc>
          <w:tcPr>
            <w:tcW w:w="1073" w:type="dxa"/>
            <w:tcBorders>
              <w:bottom w:val="single" w:sz="4" w:space="0" w:color="auto"/>
            </w:tcBorders>
            <w:noWrap/>
            <w:vAlign w:val="center"/>
          </w:tcPr>
          <w:p w14:paraId="38D07753" w14:textId="256CB030"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6.8</w:t>
            </w:r>
          </w:p>
        </w:tc>
        <w:tc>
          <w:tcPr>
            <w:tcW w:w="1080" w:type="dxa"/>
            <w:tcBorders>
              <w:bottom w:val="single" w:sz="4" w:space="0" w:color="auto"/>
            </w:tcBorders>
            <w:noWrap/>
            <w:vAlign w:val="center"/>
            <w:hideMark/>
          </w:tcPr>
          <w:p w14:paraId="307E884A" w14:textId="55AFDEA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7.1</w:t>
            </w:r>
          </w:p>
        </w:tc>
      </w:tr>
      <w:tr w:rsidR="00CF47E1" w:rsidRPr="00650367" w14:paraId="20979588"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79" w:type="dxa"/>
            <w:vMerge w:val="restart"/>
            <w:tcBorders>
              <w:bottom w:val="single" w:sz="4" w:space="0" w:color="auto"/>
            </w:tcBorders>
            <w:noWrap/>
            <w:hideMark/>
          </w:tcPr>
          <w:p w14:paraId="3903F182" w14:textId="4A898772" w:rsidR="00CF47E1" w:rsidRPr="00650367" w:rsidRDefault="00CF47E1" w:rsidP="00CF47E1">
            <w:pPr>
              <w:suppressAutoHyphens w:val="0"/>
              <w:spacing w:after="0" w:line="240" w:lineRule="auto"/>
              <w:jc w:val="center"/>
              <w:rPr>
                <w:rFonts w:ascii="Arial" w:hAnsi="Arial" w:cs="Arial"/>
              </w:rPr>
            </w:pPr>
            <w:r w:rsidRPr="00650367">
              <w:rPr>
                <w:rFonts w:ascii="Arial" w:hAnsi="Arial" w:cs="Arial"/>
              </w:rPr>
              <w:t>1968-2018</w:t>
            </w:r>
          </w:p>
        </w:tc>
        <w:tc>
          <w:tcPr>
            <w:tcW w:w="2551" w:type="dxa"/>
            <w:tcBorders>
              <w:top w:val="single" w:sz="4" w:space="0" w:color="auto"/>
            </w:tcBorders>
            <w:noWrap/>
            <w:vAlign w:val="center"/>
            <w:hideMark/>
          </w:tcPr>
          <w:p w14:paraId="6754D181" w14:textId="77777777" w:rsidR="00CF47E1" w:rsidRPr="00650367"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Asian/Pacific Islander</w:t>
            </w:r>
          </w:p>
        </w:tc>
        <w:tc>
          <w:tcPr>
            <w:tcW w:w="2002" w:type="dxa"/>
            <w:tcBorders>
              <w:top w:val="single" w:sz="4" w:space="0" w:color="auto"/>
            </w:tcBorders>
            <w:noWrap/>
            <w:vAlign w:val="center"/>
          </w:tcPr>
          <w:p w14:paraId="3BF6346E" w14:textId="56FD95DE"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44 (in 1992)</w:t>
            </w:r>
          </w:p>
        </w:tc>
        <w:tc>
          <w:tcPr>
            <w:tcW w:w="2228" w:type="dxa"/>
            <w:tcBorders>
              <w:top w:val="single" w:sz="4" w:space="0" w:color="auto"/>
            </w:tcBorders>
            <w:noWrap/>
            <w:vAlign w:val="center"/>
          </w:tcPr>
          <w:p w14:paraId="6F462F62" w14:textId="596B4063"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14.9</w:t>
            </w:r>
          </w:p>
        </w:tc>
        <w:tc>
          <w:tcPr>
            <w:tcW w:w="1073" w:type="dxa"/>
            <w:tcBorders>
              <w:top w:val="single" w:sz="4" w:space="0" w:color="auto"/>
            </w:tcBorders>
            <w:noWrap/>
            <w:vAlign w:val="center"/>
          </w:tcPr>
          <w:p w14:paraId="7294B11E" w14:textId="0291EE89"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14.2</w:t>
            </w:r>
          </w:p>
        </w:tc>
        <w:tc>
          <w:tcPr>
            <w:tcW w:w="1080" w:type="dxa"/>
            <w:tcBorders>
              <w:top w:val="single" w:sz="4" w:space="0" w:color="auto"/>
            </w:tcBorders>
            <w:noWrap/>
            <w:vAlign w:val="center"/>
            <w:hideMark/>
          </w:tcPr>
          <w:p w14:paraId="4D5BC91A" w14:textId="3378A5B5"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15.7</w:t>
            </w:r>
          </w:p>
        </w:tc>
      </w:tr>
      <w:tr w:rsidR="00CF47E1" w:rsidRPr="00650367" w14:paraId="4841E0BD"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79" w:type="dxa"/>
            <w:vMerge/>
            <w:tcBorders>
              <w:bottom w:val="single" w:sz="4" w:space="0" w:color="auto"/>
            </w:tcBorders>
            <w:hideMark/>
          </w:tcPr>
          <w:p w14:paraId="72503415" w14:textId="77777777" w:rsidR="00CF47E1" w:rsidRPr="00650367" w:rsidRDefault="00CF47E1" w:rsidP="00CF47E1">
            <w:pPr>
              <w:suppressAutoHyphens w:val="0"/>
              <w:spacing w:after="0" w:line="240" w:lineRule="auto"/>
              <w:jc w:val="center"/>
              <w:rPr>
                <w:rFonts w:ascii="Arial" w:hAnsi="Arial" w:cs="Arial"/>
              </w:rPr>
            </w:pPr>
          </w:p>
        </w:tc>
        <w:tc>
          <w:tcPr>
            <w:tcW w:w="2551" w:type="dxa"/>
            <w:noWrap/>
            <w:vAlign w:val="center"/>
            <w:hideMark/>
          </w:tcPr>
          <w:p w14:paraId="09EAF3E2" w14:textId="77777777" w:rsidR="00CF47E1" w:rsidRPr="00650367"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Hispanic</w:t>
            </w:r>
          </w:p>
        </w:tc>
        <w:tc>
          <w:tcPr>
            <w:tcW w:w="2002" w:type="dxa"/>
            <w:noWrap/>
            <w:vAlign w:val="center"/>
          </w:tcPr>
          <w:p w14:paraId="159AC819" w14:textId="675EC43E"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43 (in 1990)</w:t>
            </w:r>
          </w:p>
        </w:tc>
        <w:tc>
          <w:tcPr>
            <w:tcW w:w="2228" w:type="dxa"/>
            <w:noWrap/>
            <w:vAlign w:val="center"/>
          </w:tcPr>
          <w:p w14:paraId="6DFB13E3" w14:textId="3679E37A"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12.7</w:t>
            </w:r>
          </w:p>
        </w:tc>
        <w:tc>
          <w:tcPr>
            <w:tcW w:w="1073" w:type="dxa"/>
            <w:noWrap/>
            <w:vAlign w:val="center"/>
          </w:tcPr>
          <w:p w14:paraId="5436DD21" w14:textId="7D189E2D"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12.3</w:t>
            </w:r>
          </w:p>
        </w:tc>
        <w:tc>
          <w:tcPr>
            <w:tcW w:w="1080" w:type="dxa"/>
            <w:noWrap/>
            <w:vAlign w:val="center"/>
            <w:hideMark/>
          </w:tcPr>
          <w:p w14:paraId="57CE29F5" w14:textId="347922E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13.2</w:t>
            </w:r>
          </w:p>
        </w:tc>
      </w:tr>
      <w:tr w:rsidR="00CF47E1" w:rsidRPr="00650367" w14:paraId="25AE0A29" w14:textId="77777777" w:rsidTr="00650367">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779" w:type="dxa"/>
            <w:vMerge/>
            <w:tcBorders>
              <w:bottom w:val="single" w:sz="4" w:space="0" w:color="auto"/>
            </w:tcBorders>
            <w:hideMark/>
          </w:tcPr>
          <w:p w14:paraId="22579E42" w14:textId="77777777" w:rsidR="00CF47E1" w:rsidRPr="00650367" w:rsidRDefault="00CF47E1" w:rsidP="00CF47E1">
            <w:pPr>
              <w:suppressAutoHyphens w:val="0"/>
              <w:spacing w:after="0" w:line="240" w:lineRule="auto"/>
              <w:jc w:val="center"/>
              <w:rPr>
                <w:rFonts w:ascii="Arial" w:hAnsi="Arial" w:cs="Arial"/>
              </w:rPr>
            </w:pPr>
          </w:p>
        </w:tc>
        <w:tc>
          <w:tcPr>
            <w:tcW w:w="2551" w:type="dxa"/>
            <w:noWrap/>
            <w:vAlign w:val="center"/>
            <w:hideMark/>
          </w:tcPr>
          <w:p w14:paraId="165F1D86" w14:textId="77777777" w:rsidR="00CF47E1" w:rsidRPr="00650367" w:rsidRDefault="00CF47E1" w:rsidP="00CF47E1">
            <w:pPr>
              <w:suppressAutoHyphens w:val="0"/>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Non-Hispanic Black</w:t>
            </w:r>
          </w:p>
        </w:tc>
        <w:tc>
          <w:tcPr>
            <w:tcW w:w="2002" w:type="dxa"/>
            <w:noWrap/>
            <w:vAlign w:val="center"/>
          </w:tcPr>
          <w:p w14:paraId="59FC6576" w14:textId="404A4F9C"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44 (in 1991)</w:t>
            </w:r>
          </w:p>
        </w:tc>
        <w:tc>
          <w:tcPr>
            <w:tcW w:w="2228" w:type="dxa"/>
            <w:noWrap/>
            <w:vAlign w:val="center"/>
          </w:tcPr>
          <w:p w14:paraId="42CD3A28" w14:textId="263CC9D1"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10.1</w:t>
            </w:r>
          </w:p>
        </w:tc>
        <w:tc>
          <w:tcPr>
            <w:tcW w:w="1073" w:type="dxa"/>
            <w:noWrap/>
            <w:vAlign w:val="center"/>
          </w:tcPr>
          <w:p w14:paraId="563CE5A6" w14:textId="05171EDC"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9.8</w:t>
            </w:r>
          </w:p>
        </w:tc>
        <w:tc>
          <w:tcPr>
            <w:tcW w:w="1080" w:type="dxa"/>
            <w:noWrap/>
            <w:vAlign w:val="center"/>
            <w:hideMark/>
          </w:tcPr>
          <w:p w14:paraId="7942F854" w14:textId="63079FC8" w:rsidR="00CF47E1" w:rsidRPr="00650367" w:rsidRDefault="00CF47E1" w:rsidP="00650367">
            <w:pPr>
              <w:suppressAutoHyphens w:val="0"/>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650367">
              <w:rPr>
                <w:rFonts w:ascii="Arial" w:hAnsi="Arial" w:cs="Arial"/>
              </w:rPr>
              <w:t>10.4</w:t>
            </w:r>
          </w:p>
        </w:tc>
      </w:tr>
      <w:tr w:rsidR="00CF47E1" w:rsidRPr="00650367" w14:paraId="2DC73385" w14:textId="77777777" w:rsidTr="00650367">
        <w:trPr>
          <w:trHeight w:val="315"/>
        </w:trPr>
        <w:tc>
          <w:tcPr>
            <w:cnfStyle w:val="001000000000" w:firstRow="0" w:lastRow="0" w:firstColumn="1" w:lastColumn="0" w:oddVBand="0" w:evenVBand="0" w:oddHBand="0" w:evenHBand="0" w:firstRowFirstColumn="0" w:firstRowLastColumn="0" w:lastRowFirstColumn="0" w:lastRowLastColumn="0"/>
            <w:tcW w:w="779" w:type="dxa"/>
            <w:vMerge/>
            <w:tcBorders>
              <w:bottom w:val="single" w:sz="4" w:space="0" w:color="auto"/>
            </w:tcBorders>
            <w:hideMark/>
          </w:tcPr>
          <w:p w14:paraId="20C89113" w14:textId="77777777" w:rsidR="00CF47E1" w:rsidRPr="00650367" w:rsidRDefault="00CF47E1" w:rsidP="00CF47E1">
            <w:pPr>
              <w:suppressAutoHyphens w:val="0"/>
              <w:spacing w:after="0" w:line="240" w:lineRule="auto"/>
              <w:jc w:val="center"/>
              <w:rPr>
                <w:rFonts w:ascii="Arial" w:hAnsi="Arial" w:cs="Arial"/>
              </w:rPr>
            </w:pPr>
          </w:p>
        </w:tc>
        <w:tc>
          <w:tcPr>
            <w:tcW w:w="2551" w:type="dxa"/>
            <w:tcBorders>
              <w:bottom w:val="single" w:sz="4" w:space="0" w:color="auto"/>
            </w:tcBorders>
            <w:noWrap/>
            <w:vAlign w:val="center"/>
            <w:hideMark/>
          </w:tcPr>
          <w:p w14:paraId="497258FF" w14:textId="77777777" w:rsidR="00CF47E1" w:rsidRPr="00650367" w:rsidRDefault="00CF47E1" w:rsidP="00CF47E1">
            <w:pPr>
              <w:suppressAutoHyphens w:val="0"/>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Non-Hispanic White</w:t>
            </w:r>
          </w:p>
        </w:tc>
        <w:tc>
          <w:tcPr>
            <w:tcW w:w="2002" w:type="dxa"/>
            <w:tcBorders>
              <w:bottom w:val="single" w:sz="4" w:space="0" w:color="auto"/>
            </w:tcBorders>
            <w:noWrap/>
            <w:vAlign w:val="center"/>
          </w:tcPr>
          <w:p w14:paraId="42CD1956" w14:textId="3689AEE6"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44 (in 1989)</w:t>
            </w:r>
          </w:p>
        </w:tc>
        <w:tc>
          <w:tcPr>
            <w:tcW w:w="2228" w:type="dxa"/>
            <w:tcBorders>
              <w:bottom w:val="single" w:sz="4" w:space="0" w:color="auto"/>
            </w:tcBorders>
            <w:noWrap/>
            <w:vAlign w:val="center"/>
          </w:tcPr>
          <w:p w14:paraId="5151C4E5" w14:textId="5B076EF7"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14.4</w:t>
            </w:r>
          </w:p>
        </w:tc>
        <w:tc>
          <w:tcPr>
            <w:tcW w:w="1073" w:type="dxa"/>
            <w:tcBorders>
              <w:bottom w:val="single" w:sz="4" w:space="0" w:color="auto"/>
            </w:tcBorders>
            <w:noWrap/>
            <w:vAlign w:val="center"/>
          </w:tcPr>
          <w:p w14:paraId="48FB5810" w14:textId="4738E986"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14.2</w:t>
            </w:r>
          </w:p>
        </w:tc>
        <w:tc>
          <w:tcPr>
            <w:tcW w:w="1080" w:type="dxa"/>
            <w:tcBorders>
              <w:bottom w:val="single" w:sz="4" w:space="0" w:color="auto"/>
            </w:tcBorders>
            <w:noWrap/>
            <w:vAlign w:val="center"/>
            <w:hideMark/>
          </w:tcPr>
          <w:p w14:paraId="6D6E339A" w14:textId="6D6393D1" w:rsidR="00CF47E1" w:rsidRPr="00650367" w:rsidRDefault="00CF47E1" w:rsidP="00650367">
            <w:pPr>
              <w:suppressAutoHyphens w:val="0"/>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650367">
              <w:rPr>
                <w:rFonts w:ascii="Arial" w:hAnsi="Arial" w:cs="Arial"/>
              </w:rPr>
              <w:t>14.7</w:t>
            </w:r>
          </w:p>
        </w:tc>
      </w:tr>
    </w:tbl>
    <w:p w14:paraId="6BD46F3C" w14:textId="77777777" w:rsidR="00CF47E1" w:rsidRDefault="00CF47E1" w:rsidP="00CF47E1">
      <w:pPr>
        <w:suppressAutoHyphens w:val="0"/>
        <w:spacing w:after="0" w:line="240" w:lineRule="auto"/>
        <w:rPr>
          <w:rFonts w:ascii="Arial" w:hAnsi="Arial" w:cs="Arial"/>
        </w:rPr>
      </w:pPr>
      <w:r w:rsidRPr="001E55E8">
        <w:rPr>
          <w:rFonts w:ascii="Arial" w:hAnsi="Arial" w:cs="Arial"/>
          <w:sz w:val="20"/>
          <w:vertAlign w:val="superscript"/>
        </w:rPr>
        <w:t>a</w:t>
      </w:r>
      <w:r>
        <w:rPr>
          <w:rFonts w:ascii="Arial" w:hAnsi="Arial" w:cs="Arial"/>
        </w:rPr>
        <w:t xml:space="preserve"> Due to smaller numbers, Asian/Pacific Islander includes both Hispanic and non-Hispanic</w:t>
      </w:r>
    </w:p>
    <w:p w14:paraId="5F0304C3" w14:textId="77777777" w:rsidR="00D2590F" w:rsidRPr="00BB1E7E" w:rsidRDefault="00D2590F" w:rsidP="00D2590F">
      <w:pPr>
        <w:suppressAutoHyphens w:val="0"/>
        <w:spacing w:after="0" w:line="240" w:lineRule="auto"/>
        <w:rPr>
          <w:rFonts w:ascii="Arial" w:hAnsi="Arial" w:cs="Arial"/>
        </w:rPr>
      </w:pPr>
      <w:r>
        <w:rPr>
          <w:rFonts w:ascii="Arial" w:hAnsi="Arial" w:cs="Arial"/>
        </w:rPr>
        <w:t>Abbreviation: CI, confidence interval</w:t>
      </w:r>
    </w:p>
    <w:p w14:paraId="0888FC27" w14:textId="77777777" w:rsidR="00D2590F" w:rsidRDefault="00D2590F" w:rsidP="002F2599">
      <w:pPr>
        <w:suppressAutoHyphens w:val="0"/>
        <w:spacing w:after="0" w:line="480" w:lineRule="auto"/>
        <w:rPr>
          <w:rFonts w:ascii="Arial" w:hAnsi="Arial" w:cs="Arial"/>
        </w:rPr>
      </w:pPr>
    </w:p>
    <w:p w14:paraId="1562D02C" w14:textId="77777777" w:rsidR="00F05C3F" w:rsidRPr="00E1033B" w:rsidRDefault="00F05C3F" w:rsidP="00875ADF">
      <w:pPr>
        <w:pStyle w:val="EndNoteBibliographyTitle"/>
      </w:pPr>
    </w:p>
    <w:p w14:paraId="0AD8E641" w14:textId="72AC7FF2" w:rsidR="0055691A" w:rsidRPr="007C363D" w:rsidRDefault="00FB5FF0" w:rsidP="00852EF8">
      <w:pPr>
        <w:suppressAutoHyphens w:val="0"/>
        <w:spacing w:line="480" w:lineRule="auto"/>
        <w:outlineLvl w:val="0"/>
        <w:rPr>
          <w:rFonts w:ascii="Arial" w:hAnsi="Arial" w:cs="Arial"/>
          <w:b/>
          <w:bCs/>
        </w:rPr>
      </w:pPr>
      <w:r>
        <w:rPr>
          <w:rFonts w:ascii="Arial" w:hAnsi="Arial" w:cs="Arial"/>
          <w:b/>
          <w:bCs/>
        </w:rPr>
        <w:br w:type="page"/>
      </w:r>
    </w:p>
    <w:p w14:paraId="0AB09A26" w14:textId="77777777" w:rsidR="00FD2435" w:rsidRDefault="00FD2435" w:rsidP="00FD2435">
      <w:pPr>
        <w:suppressAutoHyphens w:val="0"/>
        <w:spacing w:line="480" w:lineRule="auto"/>
        <w:rPr>
          <w:rFonts w:ascii="Arial" w:hAnsi="Arial" w:cs="Arial"/>
          <w:b/>
          <w:bCs/>
        </w:rPr>
      </w:pPr>
    </w:p>
    <w:p w14:paraId="43E6E318" w14:textId="238981FB" w:rsidR="00E311E5" w:rsidRDefault="00E311E5" w:rsidP="00B452FA">
      <w:pPr>
        <w:suppressAutoHyphens w:val="0"/>
        <w:spacing w:line="480" w:lineRule="auto"/>
        <w:rPr>
          <w:rFonts w:ascii="Arial" w:hAnsi="Arial" w:cs="Arial"/>
          <w:bCs/>
        </w:rPr>
      </w:pPr>
    </w:p>
    <w:p w14:paraId="5FD25779" w14:textId="5F7F264F" w:rsidR="00FD2435" w:rsidRDefault="00CE51AE" w:rsidP="00E73C51">
      <w:pPr>
        <w:suppressAutoHyphens w:val="0"/>
        <w:spacing w:line="480" w:lineRule="auto"/>
        <w:rPr>
          <w:rFonts w:ascii="Arial" w:hAnsi="Arial" w:cs="Arial"/>
          <w:b/>
          <w:bCs/>
        </w:rPr>
      </w:pPr>
      <w:r>
        <w:rPr>
          <w:rFonts w:ascii="Arial" w:hAnsi="Arial" w:cs="Arial"/>
          <w:b/>
          <w:bCs/>
          <w:noProof/>
        </w:rPr>
        <w:drawing>
          <wp:inline distT="0" distB="0" distL="0" distR="0" wp14:anchorId="0A4766C1" wp14:editId="35A6C559">
            <wp:extent cx="6126480" cy="45948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tiff"/>
                    <pic:cNvPicPr/>
                  </pic:nvPicPr>
                  <pic:blipFill>
                    <a:blip r:embed="rId13" cstate="print">
                      <a:extLst>
                        <a:ext uri="{28A0092B-C50C-407E-A947-70E740481C1C}">
                          <a14:useLocalDpi xmlns:a14="http://schemas.microsoft.com/office/drawing/2010/main"/>
                        </a:ext>
                      </a:extLst>
                    </a:blip>
                    <a:stretch>
                      <a:fillRect/>
                    </a:stretch>
                  </pic:blipFill>
                  <pic:spPr>
                    <a:xfrm>
                      <a:off x="0" y="0"/>
                      <a:ext cx="6126480" cy="4594860"/>
                    </a:xfrm>
                    <a:prstGeom prst="rect">
                      <a:avLst/>
                    </a:prstGeom>
                  </pic:spPr>
                </pic:pic>
              </a:graphicData>
            </a:graphic>
          </wp:inline>
        </w:drawing>
      </w:r>
    </w:p>
    <w:p w14:paraId="04F84718" w14:textId="77777777" w:rsidR="00FD2435" w:rsidRDefault="00FD2435" w:rsidP="00E73C51">
      <w:pPr>
        <w:suppressAutoHyphens w:val="0"/>
        <w:spacing w:line="480" w:lineRule="auto"/>
        <w:rPr>
          <w:rFonts w:ascii="Arial" w:hAnsi="Arial" w:cs="Arial"/>
          <w:b/>
          <w:bCs/>
        </w:rPr>
      </w:pPr>
    </w:p>
    <w:p w14:paraId="6D7A6864" w14:textId="388D8C23" w:rsidR="00FD2435" w:rsidRPr="00066D73" w:rsidRDefault="00FD2435" w:rsidP="00FD2435">
      <w:pPr>
        <w:suppressAutoHyphens w:val="0"/>
        <w:spacing w:line="480" w:lineRule="auto"/>
        <w:rPr>
          <w:rFonts w:ascii="Arial" w:hAnsi="Arial" w:cs="Arial"/>
          <w:bCs/>
        </w:rPr>
      </w:pPr>
      <w:r w:rsidRPr="007C363D">
        <w:rPr>
          <w:rFonts w:ascii="Arial" w:hAnsi="Arial" w:cs="Arial"/>
          <w:b/>
          <w:bCs/>
        </w:rPr>
        <w:t>Figure</w:t>
      </w:r>
      <w:r>
        <w:rPr>
          <w:rFonts w:ascii="Arial" w:hAnsi="Arial" w:cs="Arial"/>
          <w:b/>
          <w:bCs/>
        </w:rPr>
        <w:t xml:space="preserve"> 1</w:t>
      </w:r>
      <w:r w:rsidRPr="007C363D">
        <w:rPr>
          <w:rFonts w:ascii="Arial" w:hAnsi="Arial" w:cs="Arial"/>
          <w:b/>
          <w:bCs/>
        </w:rPr>
        <w:t xml:space="preserve">. </w:t>
      </w:r>
      <w:r>
        <w:rPr>
          <w:rFonts w:ascii="Arial" w:hAnsi="Arial" w:cs="Arial"/>
          <w:bCs/>
        </w:rPr>
        <w:t>Breast cancer mortality rates per 100,000 women according to year of death, age and race/ethnicity, 1965 to 2015, United States for (A) 196</w:t>
      </w:r>
      <w:r w:rsidR="00E2106B">
        <w:rPr>
          <w:rFonts w:ascii="Arial" w:hAnsi="Arial" w:cs="Arial"/>
          <w:bCs/>
        </w:rPr>
        <w:t>8</w:t>
      </w:r>
      <w:r>
        <w:rPr>
          <w:rFonts w:ascii="Arial" w:hAnsi="Arial" w:cs="Arial"/>
          <w:bCs/>
        </w:rPr>
        <w:t>, (B) 197</w:t>
      </w:r>
      <w:r w:rsidR="00E2106B">
        <w:rPr>
          <w:rFonts w:ascii="Arial" w:hAnsi="Arial" w:cs="Arial"/>
          <w:bCs/>
        </w:rPr>
        <w:t>3</w:t>
      </w:r>
      <w:r>
        <w:rPr>
          <w:rFonts w:ascii="Arial" w:hAnsi="Arial" w:cs="Arial"/>
          <w:bCs/>
        </w:rPr>
        <w:t>, (C) 19</w:t>
      </w:r>
      <w:r w:rsidR="00E2106B">
        <w:rPr>
          <w:rFonts w:ascii="Arial" w:hAnsi="Arial" w:cs="Arial"/>
          <w:bCs/>
        </w:rPr>
        <w:t>78</w:t>
      </w:r>
      <w:r>
        <w:rPr>
          <w:rFonts w:ascii="Arial" w:hAnsi="Arial" w:cs="Arial"/>
          <w:bCs/>
        </w:rPr>
        <w:t>, (D) 19</w:t>
      </w:r>
      <w:r w:rsidR="00E2106B">
        <w:rPr>
          <w:rFonts w:ascii="Arial" w:hAnsi="Arial" w:cs="Arial"/>
          <w:bCs/>
        </w:rPr>
        <w:t>83</w:t>
      </w:r>
      <w:r>
        <w:rPr>
          <w:rFonts w:ascii="Arial" w:hAnsi="Arial" w:cs="Arial"/>
          <w:bCs/>
        </w:rPr>
        <w:t xml:space="preserve">, (E) </w:t>
      </w:r>
      <w:r w:rsidR="00E2106B">
        <w:rPr>
          <w:rFonts w:ascii="Arial" w:hAnsi="Arial" w:cs="Arial"/>
          <w:bCs/>
        </w:rPr>
        <w:t>1988</w:t>
      </w:r>
      <w:r>
        <w:rPr>
          <w:rFonts w:ascii="Arial" w:hAnsi="Arial" w:cs="Arial"/>
          <w:bCs/>
        </w:rPr>
        <w:t xml:space="preserve">, (F) </w:t>
      </w:r>
      <w:r w:rsidR="00E2106B">
        <w:rPr>
          <w:rFonts w:ascii="Arial" w:hAnsi="Arial" w:cs="Arial"/>
          <w:bCs/>
        </w:rPr>
        <w:t>1993, (G) 1998, (H) 2003, (I) 2008, (J) 2013, and (K) 2018</w:t>
      </w:r>
      <w:r>
        <w:rPr>
          <w:rFonts w:ascii="Arial" w:hAnsi="Arial" w:cs="Arial"/>
          <w:bCs/>
        </w:rPr>
        <w:t xml:space="preserve">. Shaded regions show 95% confidence intervals. </w:t>
      </w:r>
    </w:p>
    <w:p w14:paraId="031CB089" w14:textId="77777777" w:rsidR="00FD2435" w:rsidRDefault="00FD2435" w:rsidP="00E73C51">
      <w:pPr>
        <w:suppressAutoHyphens w:val="0"/>
        <w:spacing w:line="480" w:lineRule="auto"/>
        <w:rPr>
          <w:rFonts w:ascii="Arial" w:hAnsi="Arial" w:cs="Arial"/>
          <w:b/>
          <w:bCs/>
        </w:rPr>
      </w:pPr>
    </w:p>
    <w:p w14:paraId="2D49F7AE" w14:textId="77777777" w:rsidR="00FD2435" w:rsidRDefault="00FD2435" w:rsidP="00E73C51">
      <w:pPr>
        <w:suppressAutoHyphens w:val="0"/>
        <w:spacing w:line="480" w:lineRule="auto"/>
        <w:rPr>
          <w:rFonts w:ascii="Arial" w:hAnsi="Arial" w:cs="Arial"/>
          <w:b/>
          <w:bCs/>
        </w:rPr>
      </w:pPr>
    </w:p>
    <w:p w14:paraId="03036BC7" w14:textId="4D4715B7" w:rsidR="00E73C51" w:rsidRDefault="00E73C51" w:rsidP="00E73C51">
      <w:pPr>
        <w:suppressAutoHyphens w:val="0"/>
        <w:spacing w:line="480" w:lineRule="auto"/>
        <w:rPr>
          <w:rFonts w:ascii="Arial" w:hAnsi="Arial" w:cs="Arial"/>
          <w:b/>
          <w:bCs/>
        </w:rPr>
      </w:pPr>
    </w:p>
    <w:p w14:paraId="3B18EEBD" w14:textId="64924D57" w:rsidR="00F53064" w:rsidRDefault="00CE51AE" w:rsidP="00E73C51">
      <w:pPr>
        <w:suppressAutoHyphens w:val="0"/>
        <w:spacing w:line="480" w:lineRule="auto"/>
        <w:rPr>
          <w:rFonts w:ascii="Arial" w:hAnsi="Arial" w:cs="Arial"/>
          <w:b/>
          <w:bCs/>
        </w:rPr>
      </w:pPr>
      <w:r>
        <w:rPr>
          <w:rFonts w:ascii="Arial" w:hAnsi="Arial" w:cs="Arial"/>
          <w:b/>
          <w:bCs/>
          <w:noProof/>
        </w:rPr>
        <w:drawing>
          <wp:inline distT="0" distB="0" distL="0" distR="0" wp14:anchorId="707F1404" wp14:editId="04B967A2">
            <wp:extent cx="6126480" cy="45948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2.tiff"/>
                    <pic:cNvPicPr/>
                  </pic:nvPicPr>
                  <pic:blipFill>
                    <a:blip r:embed="rId14" cstate="print">
                      <a:extLst>
                        <a:ext uri="{28A0092B-C50C-407E-A947-70E740481C1C}">
                          <a14:useLocalDpi xmlns:a14="http://schemas.microsoft.com/office/drawing/2010/main"/>
                        </a:ext>
                      </a:extLst>
                    </a:blip>
                    <a:stretch>
                      <a:fillRect/>
                    </a:stretch>
                  </pic:blipFill>
                  <pic:spPr>
                    <a:xfrm>
                      <a:off x="0" y="0"/>
                      <a:ext cx="6126480" cy="4594860"/>
                    </a:xfrm>
                    <a:prstGeom prst="rect">
                      <a:avLst/>
                    </a:prstGeom>
                  </pic:spPr>
                </pic:pic>
              </a:graphicData>
            </a:graphic>
          </wp:inline>
        </w:drawing>
      </w:r>
    </w:p>
    <w:p w14:paraId="2DC224BC" w14:textId="2B441BDA" w:rsidR="00FD2435" w:rsidRDefault="00FD2435" w:rsidP="00FD2435">
      <w:pPr>
        <w:suppressAutoHyphens w:val="0"/>
        <w:spacing w:line="480" w:lineRule="auto"/>
        <w:rPr>
          <w:rFonts w:ascii="Arial" w:hAnsi="Arial" w:cs="Arial"/>
          <w:bCs/>
        </w:rPr>
      </w:pPr>
      <w:r w:rsidRPr="00066D73">
        <w:rPr>
          <w:rFonts w:ascii="Arial" w:hAnsi="Arial" w:cs="Arial"/>
          <w:b/>
          <w:bCs/>
        </w:rPr>
        <w:t>Figure</w:t>
      </w:r>
      <w:r>
        <w:rPr>
          <w:rFonts w:ascii="Arial" w:hAnsi="Arial" w:cs="Arial"/>
          <w:b/>
          <w:bCs/>
        </w:rPr>
        <w:t xml:space="preserve"> 2</w:t>
      </w:r>
      <w:r>
        <w:rPr>
          <w:rFonts w:ascii="Arial" w:hAnsi="Arial" w:cs="Arial"/>
          <w:bCs/>
        </w:rPr>
        <w:t>. Proportion of deaths due to breast cancer in women by race/ethnicity according to year of death, 196</w:t>
      </w:r>
      <w:r w:rsidR="00E2106B">
        <w:rPr>
          <w:rFonts w:ascii="Arial" w:hAnsi="Arial" w:cs="Arial"/>
          <w:bCs/>
        </w:rPr>
        <w:t>8</w:t>
      </w:r>
      <w:r>
        <w:rPr>
          <w:rFonts w:ascii="Arial" w:hAnsi="Arial" w:cs="Arial"/>
          <w:bCs/>
        </w:rPr>
        <w:t xml:space="preserve"> to 201</w:t>
      </w:r>
      <w:r w:rsidR="00E2106B">
        <w:rPr>
          <w:rFonts w:ascii="Arial" w:hAnsi="Arial" w:cs="Arial"/>
          <w:bCs/>
        </w:rPr>
        <w:t>8</w:t>
      </w:r>
      <w:r>
        <w:rPr>
          <w:rFonts w:ascii="Arial" w:hAnsi="Arial" w:cs="Arial"/>
          <w:bCs/>
        </w:rPr>
        <w:t xml:space="preserve">, United States for </w:t>
      </w:r>
      <w:r w:rsidR="00E2106B">
        <w:rPr>
          <w:rFonts w:ascii="Arial" w:hAnsi="Arial" w:cs="Arial"/>
          <w:bCs/>
        </w:rPr>
        <w:t xml:space="preserve">(A) 1968, (B) 1973, (C) 1978, (D) 1983, (E) 1988, (F) 1993, (G) 1998, (H) 2003, (I) 2008, (J) 2013, and (K) 2018. </w:t>
      </w:r>
      <w:r w:rsidRPr="00E47959">
        <w:rPr>
          <w:rFonts w:ascii="Arial" w:hAnsi="Arial" w:cs="Arial"/>
          <w:bCs/>
        </w:rPr>
        <w:t>Shaded regions</w:t>
      </w:r>
      <w:r>
        <w:rPr>
          <w:rFonts w:ascii="Arial" w:hAnsi="Arial" w:cs="Arial"/>
          <w:bCs/>
        </w:rPr>
        <w:t xml:space="preserve"> show corresponding 95% confidence intervals.</w:t>
      </w:r>
      <w:r w:rsidRPr="00066D73">
        <w:rPr>
          <w:rFonts w:ascii="Arial" w:hAnsi="Arial" w:cs="Arial"/>
          <w:bCs/>
        </w:rPr>
        <w:t xml:space="preserve"> </w:t>
      </w:r>
    </w:p>
    <w:p w14:paraId="5B2F5527" w14:textId="7195B96A" w:rsidR="0021004C" w:rsidRDefault="0021004C">
      <w:pPr>
        <w:suppressAutoHyphens w:val="0"/>
        <w:spacing w:after="0" w:line="240" w:lineRule="auto"/>
        <w:rPr>
          <w:rFonts w:ascii="Arial" w:hAnsi="Arial" w:cs="Arial"/>
          <w:bCs/>
        </w:rPr>
      </w:pPr>
      <w:r>
        <w:rPr>
          <w:rFonts w:ascii="Arial" w:hAnsi="Arial" w:cs="Arial"/>
          <w:bCs/>
        </w:rPr>
        <w:br w:type="page"/>
      </w:r>
    </w:p>
    <w:p w14:paraId="17F705F4" w14:textId="24A1A78A" w:rsidR="00D96850" w:rsidRDefault="00D96850" w:rsidP="00B452FA">
      <w:pPr>
        <w:suppressAutoHyphens w:val="0"/>
        <w:spacing w:line="480" w:lineRule="auto"/>
        <w:rPr>
          <w:rFonts w:ascii="Arial" w:hAnsi="Arial" w:cs="Arial"/>
          <w:bCs/>
        </w:rPr>
      </w:pPr>
    </w:p>
    <w:p w14:paraId="68A51213" w14:textId="77B7B119" w:rsidR="0021004C" w:rsidRDefault="0021004C" w:rsidP="00B452FA">
      <w:pPr>
        <w:suppressAutoHyphens w:val="0"/>
        <w:spacing w:line="480" w:lineRule="auto"/>
        <w:rPr>
          <w:rFonts w:ascii="Arial" w:hAnsi="Arial" w:cs="Arial"/>
          <w:bCs/>
        </w:rPr>
      </w:pPr>
      <w:r>
        <w:rPr>
          <w:rFonts w:ascii="Arial" w:hAnsi="Arial" w:cs="Arial"/>
          <w:bCs/>
          <w:noProof/>
        </w:rPr>
        <w:drawing>
          <wp:inline distT="0" distB="0" distL="0" distR="0" wp14:anchorId="5D1213FE" wp14:editId="20C0B624">
            <wp:extent cx="6126480" cy="382905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pFigure3.tiff"/>
                    <pic:cNvPicPr/>
                  </pic:nvPicPr>
                  <pic:blipFill>
                    <a:blip r:embed="rId15" cstate="print">
                      <a:extLst>
                        <a:ext uri="{28A0092B-C50C-407E-A947-70E740481C1C}">
                          <a14:useLocalDpi xmlns:a14="http://schemas.microsoft.com/office/drawing/2010/main"/>
                        </a:ext>
                      </a:extLst>
                    </a:blip>
                    <a:stretch>
                      <a:fillRect/>
                    </a:stretch>
                  </pic:blipFill>
                  <pic:spPr>
                    <a:xfrm>
                      <a:off x="0" y="0"/>
                      <a:ext cx="6126480" cy="3829050"/>
                    </a:xfrm>
                    <a:prstGeom prst="rect">
                      <a:avLst/>
                    </a:prstGeom>
                  </pic:spPr>
                </pic:pic>
              </a:graphicData>
            </a:graphic>
          </wp:inline>
        </w:drawing>
      </w:r>
    </w:p>
    <w:p w14:paraId="3087F9CD" w14:textId="164335DF" w:rsidR="00C8724C" w:rsidRDefault="0021004C" w:rsidP="00B452FA">
      <w:pPr>
        <w:suppressAutoHyphens w:val="0"/>
        <w:spacing w:line="480" w:lineRule="auto"/>
        <w:rPr>
          <w:rFonts w:ascii="Arial" w:hAnsi="Arial" w:cs="Arial"/>
          <w:bCs/>
        </w:rPr>
      </w:pPr>
      <w:r w:rsidRPr="008C0F92">
        <w:rPr>
          <w:rFonts w:ascii="Arial" w:hAnsi="Arial" w:cs="Arial"/>
          <w:b/>
          <w:bCs/>
        </w:rPr>
        <w:t>Supplementary Figure 1</w:t>
      </w:r>
      <w:r>
        <w:rPr>
          <w:rFonts w:ascii="Arial" w:hAnsi="Arial" w:cs="Arial"/>
          <w:bCs/>
        </w:rPr>
        <w:t>. Age-adjusted breast cancer mortality rates per 100,000 women according to year and race/ethnicity</w:t>
      </w:r>
      <w:r w:rsidR="000E3C6F">
        <w:rPr>
          <w:rFonts w:ascii="Arial" w:hAnsi="Arial" w:cs="Arial"/>
          <w:bCs/>
        </w:rPr>
        <w:t>, 1968-2018.</w:t>
      </w:r>
    </w:p>
    <w:p w14:paraId="2B766F73" w14:textId="45AAA6BB" w:rsidR="000E3C6F" w:rsidRDefault="000E3C6F" w:rsidP="00B452FA">
      <w:pPr>
        <w:suppressAutoHyphens w:val="0"/>
        <w:spacing w:line="480" w:lineRule="auto"/>
        <w:rPr>
          <w:rFonts w:ascii="Arial" w:hAnsi="Arial" w:cs="Arial"/>
          <w:bCs/>
        </w:rPr>
      </w:pPr>
    </w:p>
    <w:p w14:paraId="3ECB2C80" w14:textId="48DC4BE6" w:rsidR="000E3C6F" w:rsidRDefault="000E3C6F" w:rsidP="00B452FA">
      <w:pPr>
        <w:suppressAutoHyphens w:val="0"/>
        <w:spacing w:line="480" w:lineRule="auto"/>
        <w:rPr>
          <w:rFonts w:ascii="Arial" w:hAnsi="Arial" w:cs="Arial"/>
          <w:bCs/>
        </w:rPr>
      </w:pPr>
    </w:p>
    <w:p w14:paraId="2F8AB917" w14:textId="77777777" w:rsidR="000E3C6F" w:rsidRDefault="000E3C6F" w:rsidP="00B452FA">
      <w:pPr>
        <w:suppressAutoHyphens w:val="0"/>
        <w:spacing w:line="480" w:lineRule="auto"/>
        <w:rPr>
          <w:rFonts w:ascii="Arial" w:hAnsi="Arial" w:cs="Arial"/>
          <w:bCs/>
        </w:rPr>
      </w:pPr>
    </w:p>
    <w:p w14:paraId="35BBE545" w14:textId="77777777" w:rsidR="000E3C6F" w:rsidRDefault="000E3C6F" w:rsidP="00B452FA">
      <w:pPr>
        <w:suppressAutoHyphens w:val="0"/>
        <w:spacing w:line="480" w:lineRule="auto"/>
        <w:rPr>
          <w:rFonts w:ascii="Arial" w:hAnsi="Arial" w:cs="Arial"/>
          <w:bCs/>
        </w:rPr>
      </w:pPr>
    </w:p>
    <w:p w14:paraId="6CCB9824" w14:textId="77777777" w:rsidR="000E3C6F" w:rsidRDefault="000E3C6F" w:rsidP="00B452FA">
      <w:pPr>
        <w:suppressAutoHyphens w:val="0"/>
        <w:spacing w:line="480" w:lineRule="auto"/>
        <w:rPr>
          <w:rFonts w:ascii="Arial" w:hAnsi="Arial" w:cs="Arial"/>
          <w:bCs/>
        </w:rPr>
      </w:pPr>
    </w:p>
    <w:p w14:paraId="34CA3A5D" w14:textId="77777777" w:rsidR="000E3C6F" w:rsidRDefault="000E3C6F" w:rsidP="00B452FA">
      <w:pPr>
        <w:suppressAutoHyphens w:val="0"/>
        <w:spacing w:line="480" w:lineRule="auto"/>
        <w:rPr>
          <w:rFonts w:ascii="Arial" w:hAnsi="Arial" w:cs="Arial"/>
          <w:bCs/>
        </w:rPr>
      </w:pPr>
    </w:p>
    <w:p w14:paraId="46589DF5" w14:textId="45E55510" w:rsidR="000E3C6F" w:rsidRDefault="000E3C6F" w:rsidP="00B452FA">
      <w:pPr>
        <w:suppressAutoHyphens w:val="0"/>
        <w:spacing w:line="480" w:lineRule="auto"/>
        <w:rPr>
          <w:rFonts w:ascii="Arial" w:hAnsi="Arial" w:cs="Arial"/>
          <w:bCs/>
        </w:rPr>
      </w:pPr>
    </w:p>
    <w:p w14:paraId="6F80BF4E" w14:textId="0DF98EEA" w:rsidR="000E3C6F" w:rsidRDefault="000E3C6F" w:rsidP="00B452FA">
      <w:pPr>
        <w:suppressAutoHyphens w:val="0"/>
        <w:spacing w:line="480" w:lineRule="auto"/>
        <w:rPr>
          <w:rFonts w:ascii="Arial" w:hAnsi="Arial" w:cs="Arial"/>
          <w:bCs/>
        </w:rPr>
      </w:pPr>
    </w:p>
    <w:p w14:paraId="4CE71E63" w14:textId="34D910E4" w:rsidR="000E3C6F" w:rsidRDefault="000E3C6F" w:rsidP="00B452FA">
      <w:pPr>
        <w:suppressAutoHyphens w:val="0"/>
        <w:spacing w:line="480" w:lineRule="auto"/>
        <w:rPr>
          <w:rFonts w:ascii="Arial" w:hAnsi="Arial" w:cs="Arial"/>
          <w:bCs/>
        </w:rPr>
      </w:pPr>
    </w:p>
    <w:p w14:paraId="0669C90F" w14:textId="77777777" w:rsidR="000E3C6F" w:rsidRDefault="000E3C6F" w:rsidP="00B452FA">
      <w:pPr>
        <w:suppressAutoHyphens w:val="0"/>
        <w:spacing w:line="480" w:lineRule="auto"/>
        <w:rPr>
          <w:rFonts w:ascii="Arial" w:hAnsi="Arial" w:cs="Arial"/>
          <w:bCs/>
        </w:rPr>
      </w:pPr>
    </w:p>
    <w:p w14:paraId="3634FD5C" w14:textId="72324F01" w:rsidR="000E3C6F" w:rsidRDefault="000E3C6F" w:rsidP="00B452FA">
      <w:pPr>
        <w:suppressAutoHyphens w:val="0"/>
        <w:spacing w:line="480" w:lineRule="auto"/>
        <w:rPr>
          <w:rFonts w:ascii="Arial" w:hAnsi="Arial" w:cs="Arial"/>
          <w:bCs/>
        </w:rPr>
      </w:pPr>
      <w:r>
        <w:rPr>
          <w:rFonts w:ascii="Arial" w:hAnsi="Arial" w:cs="Arial"/>
          <w:bCs/>
          <w:noProof/>
        </w:rPr>
        <w:drawing>
          <wp:inline distT="0" distB="0" distL="0" distR="0" wp14:anchorId="0F0DDD17" wp14:editId="4DEC6FD3">
            <wp:extent cx="6126480" cy="38290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Figure4.tiff"/>
                    <pic:cNvPicPr/>
                  </pic:nvPicPr>
                  <pic:blipFill>
                    <a:blip r:embed="rId16" cstate="print">
                      <a:extLst>
                        <a:ext uri="{28A0092B-C50C-407E-A947-70E740481C1C}">
                          <a14:useLocalDpi xmlns:a14="http://schemas.microsoft.com/office/drawing/2010/main"/>
                        </a:ext>
                      </a:extLst>
                    </a:blip>
                    <a:stretch>
                      <a:fillRect/>
                    </a:stretch>
                  </pic:blipFill>
                  <pic:spPr>
                    <a:xfrm>
                      <a:off x="0" y="0"/>
                      <a:ext cx="6126480" cy="3829050"/>
                    </a:xfrm>
                    <a:prstGeom prst="rect">
                      <a:avLst/>
                    </a:prstGeom>
                  </pic:spPr>
                </pic:pic>
              </a:graphicData>
            </a:graphic>
          </wp:inline>
        </w:drawing>
      </w:r>
    </w:p>
    <w:p w14:paraId="724548A8" w14:textId="77777777" w:rsidR="000E3C6F" w:rsidRDefault="000E3C6F" w:rsidP="00B452FA">
      <w:pPr>
        <w:suppressAutoHyphens w:val="0"/>
        <w:spacing w:line="480" w:lineRule="auto"/>
        <w:rPr>
          <w:rFonts w:ascii="Arial" w:hAnsi="Arial" w:cs="Arial"/>
          <w:bCs/>
        </w:rPr>
      </w:pPr>
    </w:p>
    <w:p w14:paraId="05F00E12" w14:textId="6AD01CA0" w:rsidR="000E3C6F" w:rsidRDefault="000E3C6F" w:rsidP="00B452FA">
      <w:pPr>
        <w:suppressAutoHyphens w:val="0"/>
        <w:spacing w:line="480" w:lineRule="auto"/>
        <w:rPr>
          <w:rFonts w:ascii="Arial" w:hAnsi="Arial" w:cs="Arial"/>
          <w:bCs/>
        </w:rPr>
      </w:pPr>
      <w:r w:rsidRPr="008C0F92">
        <w:rPr>
          <w:rFonts w:ascii="Arial" w:hAnsi="Arial" w:cs="Arial"/>
          <w:b/>
          <w:bCs/>
        </w:rPr>
        <w:t>Supplementary Figure 2</w:t>
      </w:r>
      <w:r>
        <w:rPr>
          <w:rFonts w:ascii="Arial" w:hAnsi="Arial" w:cs="Arial"/>
          <w:bCs/>
        </w:rPr>
        <w:t>. Age-adjusted percent of deaths due to breast cancer according to year and race/ethnicity, 1968-2018.</w:t>
      </w:r>
    </w:p>
    <w:p w14:paraId="6B275C2E" w14:textId="77777777" w:rsidR="00C8724C" w:rsidRDefault="00C8724C" w:rsidP="00B452FA">
      <w:pPr>
        <w:suppressAutoHyphens w:val="0"/>
        <w:spacing w:line="480" w:lineRule="auto"/>
        <w:rPr>
          <w:rFonts w:ascii="Arial" w:hAnsi="Arial" w:cs="Arial"/>
          <w:bCs/>
        </w:rPr>
      </w:pPr>
    </w:p>
    <w:p w14:paraId="5301C260" w14:textId="77777777" w:rsidR="007F0A7C" w:rsidRDefault="007F0A7C" w:rsidP="005C0D19">
      <w:pPr>
        <w:suppressAutoHyphens w:val="0"/>
        <w:spacing w:line="480" w:lineRule="auto"/>
        <w:rPr>
          <w:rFonts w:ascii="Arial" w:hAnsi="Arial" w:cs="Arial"/>
          <w:bCs/>
        </w:rPr>
      </w:pPr>
    </w:p>
    <w:p w14:paraId="2BC202FA" w14:textId="0F47A266" w:rsidR="00066D73" w:rsidRDefault="00066D73" w:rsidP="00875ADF">
      <w:pPr>
        <w:suppressAutoHyphens w:val="0"/>
        <w:spacing w:line="240" w:lineRule="auto"/>
        <w:rPr>
          <w:rFonts w:ascii="Arial" w:hAnsi="Arial" w:cs="Arial"/>
          <w:bCs/>
        </w:rPr>
        <w:sectPr w:rsidR="00066D73" w:rsidSect="00875ADF">
          <w:footerReference w:type="default" r:id="rId17"/>
          <w:pgSz w:w="12240" w:h="15840"/>
          <w:pgMar w:top="1152" w:right="1440" w:bottom="1440" w:left="1152" w:header="0" w:footer="720" w:gutter="0"/>
          <w:cols w:space="720"/>
          <w:formProt w:val="0"/>
          <w:docGrid w:linePitch="360" w:charSpace="-2049"/>
        </w:sectPr>
      </w:pPr>
    </w:p>
    <w:p w14:paraId="62B35ED6" w14:textId="1434BD4D" w:rsidR="00800019" w:rsidRPr="00554676" w:rsidRDefault="00D23977" w:rsidP="009805FC">
      <w:pPr>
        <w:suppressAutoHyphens w:val="0"/>
        <w:spacing w:after="0" w:line="240" w:lineRule="auto"/>
        <w:rPr>
          <w:rFonts w:ascii="Arial" w:hAnsi="Arial" w:cs="Arial"/>
          <w:b/>
        </w:rPr>
      </w:pPr>
      <w:r>
        <w:rPr>
          <w:rFonts w:ascii="Arial" w:hAnsi="Arial" w:cs="Arial"/>
          <w:b/>
        </w:rPr>
        <w:lastRenderedPageBreak/>
        <w:t>References</w:t>
      </w:r>
    </w:p>
    <w:p w14:paraId="37D76CA7" w14:textId="77777777" w:rsidR="007C2488" w:rsidRPr="007C2488" w:rsidRDefault="00800019" w:rsidP="007C2488">
      <w:pPr>
        <w:pStyle w:val="EndNoteBibliographyTitle"/>
        <w:rPr>
          <w:noProof/>
        </w:rPr>
      </w:pPr>
      <w:r>
        <w:fldChar w:fldCharType="begin"/>
      </w:r>
      <w:r>
        <w:instrText xml:space="preserve"> ADDIN EN.REFLIST </w:instrText>
      </w:r>
      <w:r>
        <w:fldChar w:fldCharType="separate"/>
      </w:r>
    </w:p>
    <w:p w14:paraId="0E0558C6" w14:textId="77777777" w:rsidR="007C2488" w:rsidRPr="007C2488" w:rsidRDefault="007C2488" w:rsidP="007C2488">
      <w:pPr>
        <w:pStyle w:val="EndNoteBibliographyTitle"/>
        <w:rPr>
          <w:noProof/>
        </w:rPr>
      </w:pPr>
    </w:p>
    <w:p w14:paraId="5F15AA57" w14:textId="77777777" w:rsidR="007C2488" w:rsidRPr="007C2488" w:rsidRDefault="007C2488" w:rsidP="007C2488">
      <w:pPr>
        <w:pStyle w:val="EndNoteBibliographyTitle"/>
        <w:rPr>
          <w:noProof/>
        </w:rPr>
      </w:pPr>
    </w:p>
    <w:p w14:paraId="7724E4F7" w14:textId="77777777" w:rsidR="007C2488" w:rsidRPr="007C2488" w:rsidRDefault="007C2488" w:rsidP="007C2488">
      <w:pPr>
        <w:pStyle w:val="EndNoteBibliography"/>
        <w:spacing w:after="480"/>
        <w:ind w:left="720" w:hanging="720"/>
        <w:rPr>
          <w:noProof/>
        </w:rPr>
      </w:pPr>
      <w:r w:rsidRPr="007C2488">
        <w:rPr>
          <w:noProof/>
        </w:rPr>
        <w:t>1.</w:t>
      </w:r>
      <w:r w:rsidRPr="007C2488">
        <w:rPr>
          <w:noProof/>
        </w:rPr>
        <w:tab/>
        <w:t xml:space="preserve">Siegel RL, Miller KD, Jemal A. Cancer statistics, 2020. CA Cancer J Clin </w:t>
      </w:r>
      <w:r w:rsidRPr="007C2488">
        <w:rPr>
          <w:b/>
          <w:noProof/>
        </w:rPr>
        <w:t>2020</w:t>
      </w:r>
      <w:r w:rsidRPr="007C2488">
        <w:rPr>
          <w:noProof/>
        </w:rPr>
        <w:t>;70(1):7-30 doi 10.3322/caac.21590.</w:t>
      </w:r>
    </w:p>
    <w:p w14:paraId="23EF975A" w14:textId="77777777" w:rsidR="007C2488" w:rsidRPr="007C2488" w:rsidRDefault="007C2488" w:rsidP="007C2488">
      <w:pPr>
        <w:pStyle w:val="EndNoteBibliography"/>
        <w:spacing w:after="480"/>
        <w:ind w:left="720" w:hanging="720"/>
        <w:rPr>
          <w:noProof/>
        </w:rPr>
      </w:pPr>
      <w:r w:rsidRPr="007C2488">
        <w:rPr>
          <w:noProof/>
        </w:rPr>
        <w:t>2.</w:t>
      </w:r>
      <w:r w:rsidRPr="007C2488">
        <w:rPr>
          <w:noProof/>
        </w:rPr>
        <w:tab/>
        <w:t xml:space="preserve">DeSantis CE, Ma J, Goding Sauer A, Newman LA, Jemal A. Breast cancer statistics, 2017, racial disparity in mortality by state. CA Cancer J Clin </w:t>
      </w:r>
      <w:r w:rsidRPr="007C2488">
        <w:rPr>
          <w:b/>
          <w:noProof/>
        </w:rPr>
        <w:t>2017</w:t>
      </w:r>
      <w:r w:rsidRPr="007C2488">
        <w:rPr>
          <w:noProof/>
        </w:rPr>
        <w:t>;67(6):439-48 doi 10.3322/caac.21412.</w:t>
      </w:r>
    </w:p>
    <w:p w14:paraId="314D8188" w14:textId="77777777" w:rsidR="007C2488" w:rsidRPr="007C2488" w:rsidRDefault="007C2488" w:rsidP="007C2488">
      <w:pPr>
        <w:pStyle w:val="EndNoteBibliography"/>
        <w:spacing w:after="480"/>
        <w:ind w:left="720" w:hanging="720"/>
        <w:rPr>
          <w:noProof/>
        </w:rPr>
      </w:pPr>
      <w:r w:rsidRPr="007C2488">
        <w:rPr>
          <w:noProof/>
        </w:rPr>
        <w:t>3.</w:t>
      </w:r>
      <w:r w:rsidRPr="007C2488">
        <w:rPr>
          <w:noProof/>
        </w:rPr>
        <w:tab/>
        <w:t>Cronin KA, Lake AJ, Scott S, Sherman RL, Noone AM, Howlader N</w:t>
      </w:r>
      <w:r w:rsidRPr="007C2488">
        <w:rPr>
          <w:i/>
          <w:noProof/>
        </w:rPr>
        <w:t>, et al.</w:t>
      </w:r>
      <w:r w:rsidRPr="007C2488">
        <w:rPr>
          <w:noProof/>
        </w:rPr>
        <w:t xml:space="preserve"> Annual Report to the Nation on the Status of Cancer, part I: National cancer statistics. Cancer </w:t>
      </w:r>
      <w:r w:rsidRPr="007C2488">
        <w:rPr>
          <w:b/>
          <w:noProof/>
        </w:rPr>
        <w:t>2018</w:t>
      </w:r>
      <w:r w:rsidRPr="007C2488">
        <w:rPr>
          <w:noProof/>
        </w:rPr>
        <w:t>;124(13):2785-800 doi 10.1002/cncr.31551.</w:t>
      </w:r>
    </w:p>
    <w:p w14:paraId="7F5E5BBF" w14:textId="77777777" w:rsidR="007C2488" w:rsidRPr="007C2488" w:rsidRDefault="007C2488" w:rsidP="007C2488">
      <w:pPr>
        <w:pStyle w:val="EndNoteBibliography"/>
        <w:spacing w:after="480"/>
        <w:ind w:left="720" w:hanging="720"/>
        <w:rPr>
          <w:noProof/>
        </w:rPr>
      </w:pPr>
      <w:r w:rsidRPr="007C2488">
        <w:rPr>
          <w:noProof/>
        </w:rPr>
        <w:t>4.</w:t>
      </w:r>
      <w:r w:rsidRPr="007C2488">
        <w:rPr>
          <w:noProof/>
        </w:rPr>
        <w:tab/>
        <w:t xml:space="preserve">Harper S, Lynch J, Meersman SC, Breen N, Davis WW, Reichman MC. Trends in area-socioeconomic and race-ethnic disparities in breast cancer incidence, stage at diagnosis, screening, mortality, and survival among women ages 50 years and over (1987-2005). Cancer Epidemiol Biomarkers Prev </w:t>
      </w:r>
      <w:r w:rsidRPr="007C2488">
        <w:rPr>
          <w:b/>
          <w:noProof/>
        </w:rPr>
        <w:t>2009</w:t>
      </w:r>
      <w:r w:rsidRPr="007C2488">
        <w:rPr>
          <w:noProof/>
        </w:rPr>
        <w:t>;18(1):121-31 doi 10.1158/1055-9965.EPI-08-0679.</w:t>
      </w:r>
    </w:p>
    <w:p w14:paraId="47D3835B" w14:textId="77777777" w:rsidR="007C2488" w:rsidRPr="007C2488" w:rsidRDefault="007C2488" w:rsidP="007C2488">
      <w:pPr>
        <w:pStyle w:val="EndNoteBibliography"/>
        <w:spacing w:after="480"/>
        <w:ind w:left="720" w:hanging="720"/>
        <w:rPr>
          <w:noProof/>
        </w:rPr>
      </w:pPr>
      <w:r w:rsidRPr="007C2488">
        <w:rPr>
          <w:noProof/>
        </w:rPr>
        <w:t>5.</w:t>
      </w:r>
      <w:r w:rsidRPr="007C2488">
        <w:rPr>
          <w:noProof/>
        </w:rPr>
        <w:tab/>
        <w:t>Ademuyiwa FO, Gao F, Hao L, Morgensztern D, Aft RL, Ma CX</w:t>
      </w:r>
      <w:r w:rsidRPr="007C2488">
        <w:rPr>
          <w:i/>
          <w:noProof/>
        </w:rPr>
        <w:t>, et al.</w:t>
      </w:r>
      <w:r w:rsidRPr="007C2488">
        <w:rPr>
          <w:noProof/>
        </w:rPr>
        <w:t xml:space="preserve"> US breast cancer mortality trends in young women according to race. Cancer </w:t>
      </w:r>
      <w:r w:rsidRPr="007C2488">
        <w:rPr>
          <w:b/>
          <w:noProof/>
        </w:rPr>
        <w:t>2015</w:t>
      </w:r>
      <w:r w:rsidRPr="007C2488">
        <w:rPr>
          <w:noProof/>
        </w:rPr>
        <w:t>;121(9):1469-76 doi 10.1002/cncr.29178.</w:t>
      </w:r>
    </w:p>
    <w:p w14:paraId="2AF0FC63" w14:textId="77777777" w:rsidR="007C2488" w:rsidRPr="007C2488" w:rsidRDefault="007C2488" w:rsidP="007C2488">
      <w:pPr>
        <w:pStyle w:val="EndNoteBibliography"/>
        <w:spacing w:after="480"/>
        <w:ind w:left="720" w:hanging="720"/>
        <w:rPr>
          <w:noProof/>
        </w:rPr>
      </w:pPr>
      <w:r w:rsidRPr="007C2488">
        <w:rPr>
          <w:noProof/>
        </w:rPr>
        <w:t>6.</w:t>
      </w:r>
      <w:r w:rsidRPr="007C2488">
        <w:rPr>
          <w:noProof/>
        </w:rPr>
        <w:tab/>
        <w:t xml:space="preserve">Yasmeen F, Hyndman RJ, Erbas B. Forecasting age-related changes in breast cancer mortality among white and black US women: a functional data approach. Cancer epidemiology </w:t>
      </w:r>
      <w:r w:rsidRPr="007C2488">
        <w:rPr>
          <w:b/>
          <w:noProof/>
        </w:rPr>
        <w:t>2010</w:t>
      </w:r>
      <w:r w:rsidRPr="007C2488">
        <w:rPr>
          <w:noProof/>
        </w:rPr>
        <w:t>;34(5):542-9 doi 10.1016/j.canep.2010.05.001.</w:t>
      </w:r>
    </w:p>
    <w:p w14:paraId="76EA02EF" w14:textId="77777777" w:rsidR="007C2488" w:rsidRPr="007C2488" w:rsidRDefault="007C2488" w:rsidP="007C2488">
      <w:pPr>
        <w:pStyle w:val="EndNoteBibliography"/>
        <w:spacing w:after="480"/>
        <w:ind w:left="720" w:hanging="720"/>
        <w:rPr>
          <w:noProof/>
        </w:rPr>
      </w:pPr>
      <w:r w:rsidRPr="007C2488">
        <w:rPr>
          <w:noProof/>
        </w:rPr>
        <w:lastRenderedPageBreak/>
        <w:t>7.</w:t>
      </w:r>
      <w:r w:rsidRPr="007C2488">
        <w:rPr>
          <w:noProof/>
        </w:rPr>
        <w:tab/>
        <w:t xml:space="preserve">Davis Lynn BC, Rosenberg PS, Anderson WF, Gierach GL. Black-White Breast Cancer Incidence Trends: Effects of Ethnicity. J Natl Cancer Inst </w:t>
      </w:r>
      <w:r w:rsidRPr="007C2488">
        <w:rPr>
          <w:b/>
          <w:noProof/>
        </w:rPr>
        <w:t>2018</w:t>
      </w:r>
      <w:r w:rsidRPr="007C2488">
        <w:rPr>
          <w:noProof/>
        </w:rPr>
        <w:t>;110(11):1270-2 doi 10.1093/jnci/djy112.</w:t>
      </w:r>
    </w:p>
    <w:p w14:paraId="2D11AAA6" w14:textId="77777777" w:rsidR="007C2488" w:rsidRPr="007C2488" w:rsidRDefault="007C2488" w:rsidP="007C2488">
      <w:pPr>
        <w:pStyle w:val="EndNoteBibliography"/>
        <w:spacing w:after="480"/>
        <w:ind w:left="720" w:hanging="720"/>
        <w:rPr>
          <w:noProof/>
        </w:rPr>
      </w:pPr>
      <w:r w:rsidRPr="007C2488">
        <w:rPr>
          <w:noProof/>
        </w:rPr>
        <w:t>8.</w:t>
      </w:r>
      <w:r w:rsidRPr="007C2488">
        <w:rPr>
          <w:noProof/>
        </w:rPr>
        <w:tab/>
        <w:t xml:space="preserve">Hall IJ, Tangka FKL, Sabatino SA, Thompson TD, Graubard BI, Breen N. Patterns and Trends in Cancer Screening in the United States. Prev Chronic Dis </w:t>
      </w:r>
      <w:r w:rsidRPr="007C2488">
        <w:rPr>
          <w:b/>
          <w:noProof/>
        </w:rPr>
        <w:t>2018</w:t>
      </w:r>
      <w:r w:rsidRPr="007C2488">
        <w:rPr>
          <w:noProof/>
        </w:rPr>
        <w:t>;15:E97 doi 10.5888/pcd15.170465.</w:t>
      </w:r>
    </w:p>
    <w:p w14:paraId="424A46A4" w14:textId="77777777" w:rsidR="007C2488" w:rsidRPr="007C2488" w:rsidRDefault="007C2488" w:rsidP="007C2488">
      <w:pPr>
        <w:pStyle w:val="EndNoteBibliography"/>
        <w:spacing w:after="480"/>
        <w:ind w:left="720" w:hanging="720"/>
        <w:rPr>
          <w:noProof/>
        </w:rPr>
      </w:pPr>
      <w:r w:rsidRPr="007C2488">
        <w:rPr>
          <w:noProof/>
        </w:rPr>
        <w:t>9.</w:t>
      </w:r>
      <w:r w:rsidRPr="007C2488">
        <w:rPr>
          <w:noProof/>
        </w:rPr>
        <w:tab/>
        <w:t xml:space="preserve">Press R, Carrasquillo O, Sciacca RR, Giardina EG. Racial/ethnic disparities in time to follow-up after an abnormal mammogram. J Womens Health (Larchmt) </w:t>
      </w:r>
      <w:r w:rsidRPr="007C2488">
        <w:rPr>
          <w:b/>
          <w:noProof/>
        </w:rPr>
        <w:t>2008</w:t>
      </w:r>
      <w:r w:rsidRPr="007C2488">
        <w:rPr>
          <w:noProof/>
        </w:rPr>
        <w:t>;17(6):923-30 doi 10.1089/jwh.2007.0402.</w:t>
      </w:r>
    </w:p>
    <w:p w14:paraId="13672C71" w14:textId="77777777" w:rsidR="007C2488" w:rsidRPr="007C2488" w:rsidRDefault="007C2488" w:rsidP="007C2488">
      <w:pPr>
        <w:pStyle w:val="EndNoteBibliography"/>
        <w:spacing w:after="480"/>
        <w:ind w:left="720" w:hanging="720"/>
        <w:rPr>
          <w:noProof/>
        </w:rPr>
      </w:pPr>
      <w:r w:rsidRPr="007C2488">
        <w:rPr>
          <w:noProof/>
        </w:rPr>
        <w:t>10.</w:t>
      </w:r>
      <w:r w:rsidRPr="007C2488">
        <w:rPr>
          <w:noProof/>
        </w:rPr>
        <w:tab/>
        <w:t>Jones BA, Dailey A, Calvocoressi L, Reams K, Kasl SV, Lee C</w:t>
      </w:r>
      <w:r w:rsidRPr="007C2488">
        <w:rPr>
          <w:i/>
          <w:noProof/>
        </w:rPr>
        <w:t>, et al.</w:t>
      </w:r>
      <w:r w:rsidRPr="007C2488">
        <w:rPr>
          <w:noProof/>
        </w:rPr>
        <w:t xml:space="preserve"> Inadequate follow-up of abnormal screening mammograms: findings from the race differences in screening mammography process study (United States). Cancer Causes Control </w:t>
      </w:r>
      <w:r w:rsidRPr="007C2488">
        <w:rPr>
          <w:b/>
          <w:noProof/>
        </w:rPr>
        <w:t>2005</w:t>
      </w:r>
      <w:r w:rsidRPr="007C2488">
        <w:rPr>
          <w:noProof/>
        </w:rPr>
        <w:t>;16(7):809-21 doi 10.1007/s10552-005-2905-7.</w:t>
      </w:r>
    </w:p>
    <w:p w14:paraId="17EA8AB8" w14:textId="77777777" w:rsidR="007C2488" w:rsidRPr="007C2488" w:rsidRDefault="007C2488" w:rsidP="007C2488">
      <w:pPr>
        <w:pStyle w:val="EndNoteBibliography"/>
        <w:spacing w:after="480"/>
        <w:ind w:left="720" w:hanging="720"/>
        <w:rPr>
          <w:noProof/>
        </w:rPr>
      </w:pPr>
      <w:r w:rsidRPr="007C2488">
        <w:rPr>
          <w:noProof/>
        </w:rPr>
        <w:t>11.</w:t>
      </w:r>
      <w:r w:rsidRPr="007C2488">
        <w:rPr>
          <w:noProof/>
        </w:rPr>
        <w:tab/>
        <w:t xml:space="preserve">Nguyen KH, Pasick RJ, Stewart SL, Kerlikowske K, Karliner LS. Disparities in abnormal mammogram follow-up time for Asian women compared with non-Hispanic white women and between Asian ethnic groups. Cancer </w:t>
      </w:r>
      <w:r w:rsidRPr="007C2488">
        <w:rPr>
          <w:b/>
          <w:noProof/>
        </w:rPr>
        <w:t>2017</w:t>
      </w:r>
      <w:r w:rsidRPr="007C2488">
        <w:rPr>
          <w:noProof/>
        </w:rPr>
        <w:t>;123(18):3468-75 doi 10.1002/cncr.30756.</w:t>
      </w:r>
    </w:p>
    <w:p w14:paraId="60628751" w14:textId="77777777" w:rsidR="007C2488" w:rsidRPr="007C2488" w:rsidRDefault="007C2488" w:rsidP="007C2488">
      <w:pPr>
        <w:pStyle w:val="EndNoteBibliography"/>
        <w:spacing w:after="480"/>
        <w:ind w:left="720" w:hanging="720"/>
        <w:rPr>
          <w:noProof/>
        </w:rPr>
      </w:pPr>
      <w:r w:rsidRPr="007C2488">
        <w:rPr>
          <w:noProof/>
        </w:rPr>
        <w:t>12.</w:t>
      </w:r>
      <w:r w:rsidRPr="007C2488">
        <w:rPr>
          <w:noProof/>
        </w:rPr>
        <w:tab/>
        <w:t xml:space="preserve">Chavez-MacGregor M, Clarke CA, Lichtensztajn DY, Giordano SH. Delayed Initiation of Adjuvant Chemotherapy Among Patients With Breast Cancer. JAMA Oncol </w:t>
      </w:r>
      <w:r w:rsidRPr="007C2488">
        <w:rPr>
          <w:b/>
          <w:noProof/>
        </w:rPr>
        <w:t>2016</w:t>
      </w:r>
      <w:r w:rsidRPr="007C2488">
        <w:rPr>
          <w:noProof/>
        </w:rPr>
        <w:t>;2(3):322-9 doi 10.1001/jamaoncol.2015.3856.</w:t>
      </w:r>
    </w:p>
    <w:p w14:paraId="4D3E64AF" w14:textId="77777777" w:rsidR="007C2488" w:rsidRPr="007C2488" w:rsidRDefault="007C2488" w:rsidP="007C2488">
      <w:pPr>
        <w:pStyle w:val="EndNoteBibliography"/>
        <w:spacing w:after="480"/>
        <w:ind w:left="720" w:hanging="720"/>
        <w:rPr>
          <w:noProof/>
        </w:rPr>
      </w:pPr>
      <w:r w:rsidRPr="007C2488">
        <w:rPr>
          <w:noProof/>
        </w:rPr>
        <w:lastRenderedPageBreak/>
        <w:t>13.</w:t>
      </w:r>
      <w:r w:rsidRPr="007C2488">
        <w:rPr>
          <w:noProof/>
        </w:rPr>
        <w:tab/>
        <w:t>Gold HT, Thwin SS, Buist DS, Field TS, Wei F, Yood MU</w:t>
      </w:r>
      <w:r w:rsidRPr="007C2488">
        <w:rPr>
          <w:i/>
          <w:noProof/>
        </w:rPr>
        <w:t>, et al.</w:t>
      </w:r>
      <w:r w:rsidRPr="007C2488">
        <w:rPr>
          <w:noProof/>
        </w:rPr>
        <w:t xml:space="preserve"> Delayed radiotherapy for breast cancer patients in integrated delivery systems. Am J Manag Care </w:t>
      </w:r>
      <w:r w:rsidRPr="007C2488">
        <w:rPr>
          <w:b/>
          <w:noProof/>
        </w:rPr>
        <w:t>2009</w:t>
      </w:r>
      <w:r w:rsidRPr="007C2488">
        <w:rPr>
          <w:noProof/>
        </w:rPr>
        <w:t>;15(11):785-9.</w:t>
      </w:r>
    </w:p>
    <w:p w14:paraId="74216E72" w14:textId="77777777" w:rsidR="007C2488" w:rsidRPr="007C2488" w:rsidRDefault="007C2488" w:rsidP="007C2488">
      <w:pPr>
        <w:pStyle w:val="EndNoteBibliography"/>
        <w:spacing w:after="480"/>
        <w:ind w:left="720" w:hanging="720"/>
        <w:rPr>
          <w:noProof/>
        </w:rPr>
      </w:pPr>
      <w:r w:rsidRPr="007C2488">
        <w:rPr>
          <w:noProof/>
        </w:rPr>
        <w:t>14.</w:t>
      </w:r>
      <w:r w:rsidRPr="007C2488">
        <w:rPr>
          <w:noProof/>
        </w:rPr>
        <w:tab/>
        <w:t xml:space="preserve">Chen L, Li CI. Racial disparities in breast cancer diagnosis and treatment by hormone receptor and HER2 status. Cancer Epidemiol Biomarkers Prev </w:t>
      </w:r>
      <w:r w:rsidRPr="007C2488">
        <w:rPr>
          <w:b/>
          <w:noProof/>
        </w:rPr>
        <w:t>2015</w:t>
      </w:r>
      <w:r w:rsidRPr="007C2488">
        <w:rPr>
          <w:noProof/>
        </w:rPr>
        <w:t>;24(11):1666-72 doi 10.1158/1055-9965.EPI-15-0293.</w:t>
      </w:r>
    </w:p>
    <w:p w14:paraId="64BB4F57" w14:textId="77777777" w:rsidR="007C2488" w:rsidRPr="007C2488" w:rsidRDefault="007C2488" w:rsidP="007C2488">
      <w:pPr>
        <w:pStyle w:val="EndNoteBibliography"/>
        <w:spacing w:after="480"/>
        <w:ind w:left="720" w:hanging="720"/>
        <w:rPr>
          <w:noProof/>
        </w:rPr>
      </w:pPr>
      <w:r w:rsidRPr="007C2488">
        <w:rPr>
          <w:noProof/>
        </w:rPr>
        <w:t>15.</w:t>
      </w:r>
      <w:r w:rsidRPr="007C2488">
        <w:rPr>
          <w:noProof/>
        </w:rPr>
        <w:tab/>
        <w:t xml:space="preserve">Brawley OW. Is race really a negative prognostic factor for cancer? J Natl Cancer Inst </w:t>
      </w:r>
      <w:r w:rsidRPr="007C2488">
        <w:rPr>
          <w:b/>
          <w:noProof/>
        </w:rPr>
        <w:t>2009</w:t>
      </w:r>
      <w:r w:rsidRPr="007C2488">
        <w:rPr>
          <w:noProof/>
        </w:rPr>
        <w:t>;101(14):970-1 doi 10.1093/jnci/djp185.</w:t>
      </w:r>
    </w:p>
    <w:p w14:paraId="1F8C8334" w14:textId="77777777" w:rsidR="007C2488" w:rsidRPr="007C2488" w:rsidRDefault="007C2488" w:rsidP="007C2488">
      <w:pPr>
        <w:pStyle w:val="EndNoteBibliography"/>
        <w:spacing w:after="480"/>
        <w:ind w:left="720" w:hanging="720"/>
        <w:rPr>
          <w:noProof/>
        </w:rPr>
      </w:pPr>
      <w:r w:rsidRPr="007C2488">
        <w:rPr>
          <w:noProof/>
        </w:rPr>
        <w:t>16.</w:t>
      </w:r>
      <w:r w:rsidRPr="007C2488">
        <w:rPr>
          <w:noProof/>
        </w:rPr>
        <w:tab/>
        <w:t xml:space="preserve">Bonham VL, Green ED, Pérez-Stable EJ. Examining How Race, Ethnicity, and Ancestry Data Are Used in Biomedical Research. JAMA </w:t>
      </w:r>
      <w:r w:rsidRPr="007C2488">
        <w:rPr>
          <w:b/>
          <w:noProof/>
        </w:rPr>
        <w:t>2018</w:t>
      </w:r>
      <w:r w:rsidRPr="007C2488">
        <w:rPr>
          <w:noProof/>
        </w:rPr>
        <w:t>;320(15):1533-4 doi 10.1001/jama.2018.13609.</w:t>
      </w:r>
    </w:p>
    <w:p w14:paraId="4DFBA6A1" w14:textId="77777777" w:rsidR="007C2488" w:rsidRPr="007C2488" w:rsidRDefault="007C2488" w:rsidP="007C2488">
      <w:pPr>
        <w:pStyle w:val="EndNoteBibliography"/>
        <w:spacing w:after="480"/>
        <w:ind w:left="720" w:hanging="720"/>
        <w:rPr>
          <w:noProof/>
        </w:rPr>
      </w:pPr>
      <w:r w:rsidRPr="007C2488">
        <w:rPr>
          <w:noProof/>
        </w:rPr>
        <w:t>17.</w:t>
      </w:r>
      <w:r w:rsidRPr="007C2488">
        <w:rPr>
          <w:noProof/>
        </w:rPr>
        <w:tab/>
        <w:t>Henley SJ, Ward EM, Scott S, Ma J, Anderson RN, Firth AU</w:t>
      </w:r>
      <w:r w:rsidRPr="007C2488">
        <w:rPr>
          <w:i/>
          <w:noProof/>
        </w:rPr>
        <w:t>, et al.</w:t>
      </w:r>
      <w:r w:rsidRPr="007C2488">
        <w:rPr>
          <w:noProof/>
        </w:rPr>
        <w:t xml:space="preserve"> Annual report to the nation on the status of cancer, part I: National cancer statistics. Cancer </w:t>
      </w:r>
      <w:r w:rsidRPr="007C2488">
        <w:rPr>
          <w:b/>
          <w:noProof/>
        </w:rPr>
        <w:t>2020</w:t>
      </w:r>
      <w:r w:rsidRPr="007C2488">
        <w:rPr>
          <w:noProof/>
        </w:rPr>
        <w:t>;126(10):2225-49 doi 10.1002/cncr.32802.</w:t>
      </w:r>
    </w:p>
    <w:p w14:paraId="73D6F7DA" w14:textId="77777777" w:rsidR="007C2488" w:rsidRPr="007C2488" w:rsidRDefault="007C2488" w:rsidP="007C2488">
      <w:pPr>
        <w:pStyle w:val="EndNoteBibliography"/>
        <w:spacing w:after="480"/>
        <w:ind w:left="720" w:hanging="720"/>
        <w:rPr>
          <w:noProof/>
        </w:rPr>
      </w:pPr>
      <w:r w:rsidRPr="007C2488">
        <w:rPr>
          <w:noProof/>
        </w:rPr>
        <w:t>18.</w:t>
      </w:r>
      <w:r w:rsidRPr="007C2488">
        <w:rPr>
          <w:noProof/>
        </w:rPr>
        <w:tab/>
        <w:t xml:space="preserve">Gangnon RE, Stout NK, Alagoz O, Hampton JM, Sprague BL, Trentham-Dietz A. Contribution of Breast Cancer to Overall Mortality for US Women. Med Decis Making </w:t>
      </w:r>
      <w:r w:rsidRPr="007C2488">
        <w:rPr>
          <w:b/>
          <w:noProof/>
        </w:rPr>
        <w:t>2018</w:t>
      </w:r>
      <w:r w:rsidRPr="007C2488">
        <w:rPr>
          <w:noProof/>
        </w:rPr>
        <w:t>;38(1_suppl):24S-31S doi 10.1177/0272989X17717981.</w:t>
      </w:r>
    </w:p>
    <w:p w14:paraId="63D6BCD9" w14:textId="77777777" w:rsidR="007C2488" w:rsidRPr="007C2488" w:rsidRDefault="007C2488" w:rsidP="007C2488">
      <w:pPr>
        <w:pStyle w:val="EndNoteBibliography"/>
        <w:spacing w:after="480"/>
        <w:ind w:left="720" w:hanging="720"/>
        <w:rPr>
          <w:noProof/>
        </w:rPr>
      </w:pPr>
      <w:r w:rsidRPr="007C2488">
        <w:rPr>
          <w:noProof/>
        </w:rPr>
        <w:t>19.</w:t>
      </w:r>
      <w:r w:rsidRPr="007C2488">
        <w:rPr>
          <w:noProof/>
        </w:rPr>
        <w:tab/>
        <w:t xml:space="preserve">Rosenberg MA. The impact of mammography and adjuvant therapy on US breast cancer mortality (1975-2000): collective results from the Cancer Intervention and Surveillance </w:t>
      </w:r>
      <w:r w:rsidRPr="007C2488">
        <w:rPr>
          <w:noProof/>
        </w:rPr>
        <w:lastRenderedPageBreak/>
        <w:t xml:space="preserve">Modeling Network. Competing risks to breast cancer mortality. J Natl Cancer Inst Monogr </w:t>
      </w:r>
      <w:r w:rsidRPr="007C2488">
        <w:rPr>
          <w:b/>
          <w:noProof/>
        </w:rPr>
        <w:t>2006</w:t>
      </w:r>
      <w:r w:rsidRPr="007C2488">
        <w:rPr>
          <w:noProof/>
        </w:rPr>
        <w:t>;36:15-9.</w:t>
      </w:r>
    </w:p>
    <w:p w14:paraId="45F1D90C" w14:textId="0513F1F4" w:rsidR="007C2488" w:rsidRPr="007C2488" w:rsidRDefault="007C2488" w:rsidP="007C2488">
      <w:pPr>
        <w:pStyle w:val="EndNoteBibliography"/>
        <w:spacing w:after="480"/>
        <w:ind w:left="720" w:hanging="720"/>
        <w:rPr>
          <w:noProof/>
        </w:rPr>
      </w:pPr>
      <w:r w:rsidRPr="007C2488">
        <w:rPr>
          <w:noProof/>
        </w:rPr>
        <w:t>20.</w:t>
      </w:r>
      <w:r w:rsidRPr="007C2488">
        <w:rPr>
          <w:noProof/>
        </w:rPr>
        <w:tab/>
        <w:t xml:space="preserve">Centers for Disease Control and Prevention, U.S. Department of Health &amp; Human Services. WONDER Online Databases, Underlying Cause of Death. Accessed at </w:t>
      </w:r>
      <w:hyperlink r:id="rId18" w:history="1">
        <w:r w:rsidRPr="007C2488">
          <w:rPr>
            <w:rStyle w:val="Hyperlink"/>
            <w:noProof/>
          </w:rPr>
          <w:t>http://wonder.cdc.gov</w:t>
        </w:r>
      </w:hyperlink>
      <w:r w:rsidRPr="007C2488">
        <w:rPr>
          <w:noProof/>
        </w:rPr>
        <w:t>. Accessed December 1, 2016.</w:t>
      </w:r>
    </w:p>
    <w:p w14:paraId="04B55D7F" w14:textId="178BFB08" w:rsidR="007C2488" w:rsidRPr="007C2488" w:rsidRDefault="007C2488" w:rsidP="007C2488">
      <w:pPr>
        <w:pStyle w:val="EndNoteBibliography"/>
        <w:spacing w:after="480"/>
        <w:ind w:left="720" w:hanging="720"/>
        <w:rPr>
          <w:noProof/>
        </w:rPr>
      </w:pPr>
      <w:r w:rsidRPr="007C2488">
        <w:rPr>
          <w:noProof/>
        </w:rPr>
        <w:t>21.</w:t>
      </w:r>
      <w:r w:rsidRPr="007C2488">
        <w:rPr>
          <w:noProof/>
        </w:rPr>
        <w:tab/>
        <w:t xml:space="preserve">Berkely Mortality Database. Data for the United States ( </w:t>
      </w:r>
      <w:hyperlink r:id="rId19" w:history="1">
        <w:r w:rsidRPr="007C2488">
          <w:rPr>
            <w:rStyle w:val="Hyperlink"/>
            <w:noProof/>
          </w:rPr>
          <w:t>http://u.demog.berkeley.edu/~bmd/states.html</w:t>
        </w:r>
      </w:hyperlink>
      <w:r w:rsidRPr="007C2488">
        <w:rPr>
          <w:noProof/>
        </w:rPr>
        <w:t xml:space="preserve"> ). </w:t>
      </w:r>
      <w:r w:rsidR="002206D3">
        <w:rPr>
          <w:noProof/>
        </w:rPr>
        <w:t xml:space="preserve">Accessed </w:t>
      </w:r>
      <w:r w:rsidRPr="007C2488">
        <w:rPr>
          <w:noProof/>
        </w:rPr>
        <w:t>December 1, 2016.</w:t>
      </w:r>
    </w:p>
    <w:p w14:paraId="240F68A5" w14:textId="77777777" w:rsidR="007C2488" w:rsidRPr="007C2488" w:rsidRDefault="007C2488" w:rsidP="007C2488">
      <w:pPr>
        <w:pStyle w:val="EndNoteBibliography"/>
        <w:spacing w:after="480"/>
        <w:ind w:left="720" w:hanging="720"/>
        <w:rPr>
          <w:noProof/>
        </w:rPr>
      </w:pPr>
      <w:r w:rsidRPr="007C2488">
        <w:rPr>
          <w:noProof/>
        </w:rPr>
        <w:t>22.</w:t>
      </w:r>
      <w:r w:rsidRPr="007C2488">
        <w:rPr>
          <w:noProof/>
        </w:rPr>
        <w:tab/>
        <w:t xml:space="preserve">Carstensen B. Age-Period-Cohort models for the Lexis Diagram. Stat Med </w:t>
      </w:r>
      <w:r w:rsidRPr="007C2488">
        <w:rPr>
          <w:b/>
          <w:noProof/>
        </w:rPr>
        <w:t>2007</w:t>
      </w:r>
      <w:r w:rsidRPr="007C2488">
        <w:rPr>
          <w:noProof/>
        </w:rPr>
        <w:t>;26:3018-45.</w:t>
      </w:r>
    </w:p>
    <w:p w14:paraId="2E56062C" w14:textId="77777777" w:rsidR="007C2488" w:rsidRPr="007C2488" w:rsidRDefault="007C2488" w:rsidP="007C2488">
      <w:pPr>
        <w:pStyle w:val="EndNoteBibliography"/>
        <w:spacing w:after="480"/>
        <w:ind w:left="720" w:hanging="720"/>
        <w:rPr>
          <w:noProof/>
        </w:rPr>
      </w:pPr>
      <w:r w:rsidRPr="007C2488">
        <w:rPr>
          <w:noProof/>
        </w:rPr>
        <w:t>23.</w:t>
      </w:r>
      <w:r w:rsidRPr="007C2488">
        <w:rPr>
          <w:noProof/>
        </w:rPr>
        <w:tab/>
        <w:t xml:space="preserve">Wood SN. Fast stable restricted maximum likelihood and marginal likelihood estimation of semiparametric generalized linear models. J Royal Stat Soc (B) </w:t>
      </w:r>
      <w:r w:rsidRPr="007C2488">
        <w:rPr>
          <w:b/>
          <w:noProof/>
        </w:rPr>
        <w:t>2011</w:t>
      </w:r>
      <w:r w:rsidRPr="007C2488">
        <w:rPr>
          <w:noProof/>
        </w:rPr>
        <w:t>;73(1):3-36.</w:t>
      </w:r>
    </w:p>
    <w:p w14:paraId="2FFE6A37" w14:textId="77777777" w:rsidR="007C2488" w:rsidRPr="007C2488" w:rsidRDefault="007C2488" w:rsidP="007C2488">
      <w:pPr>
        <w:pStyle w:val="EndNoteBibliography"/>
        <w:spacing w:after="480"/>
        <w:ind w:left="720" w:hanging="720"/>
        <w:rPr>
          <w:noProof/>
        </w:rPr>
      </w:pPr>
      <w:r w:rsidRPr="007C2488">
        <w:rPr>
          <w:noProof/>
        </w:rPr>
        <w:t>24.</w:t>
      </w:r>
      <w:r w:rsidRPr="007C2488">
        <w:rPr>
          <w:noProof/>
        </w:rPr>
        <w:tab/>
        <w:t xml:space="preserve">Wood SN. Thin-plate regression splines. J Royal Stat Soc (B) </w:t>
      </w:r>
      <w:r w:rsidRPr="007C2488">
        <w:rPr>
          <w:b/>
          <w:noProof/>
        </w:rPr>
        <w:t>2003</w:t>
      </w:r>
      <w:r w:rsidRPr="007C2488">
        <w:rPr>
          <w:noProof/>
        </w:rPr>
        <w:t>;65(1):95-114.</w:t>
      </w:r>
    </w:p>
    <w:p w14:paraId="0AB6C6A7" w14:textId="77777777" w:rsidR="007C2488" w:rsidRPr="007C2488" w:rsidRDefault="007C2488" w:rsidP="007C2488">
      <w:pPr>
        <w:pStyle w:val="EndNoteBibliography"/>
        <w:spacing w:after="480"/>
        <w:ind w:left="720" w:hanging="720"/>
        <w:rPr>
          <w:noProof/>
        </w:rPr>
      </w:pPr>
      <w:r w:rsidRPr="007C2488">
        <w:rPr>
          <w:noProof/>
        </w:rPr>
        <w:t>25.</w:t>
      </w:r>
      <w:r w:rsidRPr="007C2488">
        <w:rPr>
          <w:noProof/>
        </w:rPr>
        <w:tab/>
        <w:t xml:space="preserve">Craven P, Wahba G. Smoothing noisy data with spline functions: estimating the correct degree of smoothing by the method of generalized cross-validation. Numer Math </w:t>
      </w:r>
      <w:r w:rsidRPr="007C2488">
        <w:rPr>
          <w:b/>
          <w:noProof/>
        </w:rPr>
        <w:t>1979</w:t>
      </w:r>
      <w:r w:rsidRPr="007C2488">
        <w:rPr>
          <w:noProof/>
        </w:rPr>
        <w:t>;31:377-403.</w:t>
      </w:r>
    </w:p>
    <w:p w14:paraId="23633884" w14:textId="77777777" w:rsidR="007C2488" w:rsidRPr="007C2488" w:rsidRDefault="007C2488" w:rsidP="007C2488">
      <w:pPr>
        <w:pStyle w:val="EndNoteBibliography"/>
        <w:spacing w:after="480"/>
        <w:ind w:left="720" w:hanging="720"/>
        <w:rPr>
          <w:noProof/>
        </w:rPr>
      </w:pPr>
      <w:r w:rsidRPr="007C2488">
        <w:rPr>
          <w:noProof/>
        </w:rPr>
        <w:t>26.</w:t>
      </w:r>
      <w:r w:rsidRPr="007C2488">
        <w:rPr>
          <w:noProof/>
        </w:rPr>
        <w:tab/>
        <w:t>Wickham H. ggplot2: Elegant Graphics for Data Analysis. New York: Springer-Verlag; 2009.</w:t>
      </w:r>
    </w:p>
    <w:p w14:paraId="1D85468F" w14:textId="605A40E1" w:rsidR="007C2488" w:rsidRPr="007C2488" w:rsidRDefault="007C2488" w:rsidP="007C2488">
      <w:pPr>
        <w:pStyle w:val="EndNoteBibliography"/>
        <w:spacing w:after="480"/>
        <w:ind w:left="720" w:hanging="720"/>
        <w:rPr>
          <w:noProof/>
        </w:rPr>
      </w:pPr>
      <w:r w:rsidRPr="007C2488">
        <w:rPr>
          <w:noProof/>
        </w:rPr>
        <w:t>27.</w:t>
      </w:r>
      <w:r w:rsidRPr="007C2488">
        <w:rPr>
          <w:noProof/>
        </w:rPr>
        <w:tab/>
        <w:t xml:space="preserve">R Core Team. R: A language and environment for statistical computing. Vienna, Austria. </w:t>
      </w:r>
      <w:hyperlink r:id="rId20" w:history="1">
        <w:r w:rsidRPr="007C2488">
          <w:rPr>
            <w:rStyle w:val="Hyperlink"/>
            <w:noProof/>
          </w:rPr>
          <w:t>http://www.R-project.org/</w:t>
        </w:r>
      </w:hyperlink>
      <w:r w:rsidRPr="007C2488">
        <w:rPr>
          <w:noProof/>
        </w:rPr>
        <w:t xml:space="preserve">  R Foundation for Statistical Computing; 2016. Accessed August 1, 2016.</w:t>
      </w:r>
    </w:p>
    <w:p w14:paraId="06CD10FB" w14:textId="4A215379" w:rsidR="007C2488" w:rsidRPr="007C2488" w:rsidRDefault="007C2488" w:rsidP="007C2488">
      <w:pPr>
        <w:pStyle w:val="EndNoteBibliography"/>
        <w:spacing w:after="480"/>
        <w:ind w:left="720" w:hanging="720"/>
        <w:rPr>
          <w:noProof/>
        </w:rPr>
      </w:pPr>
      <w:r w:rsidRPr="007C2488">
        <w:rPr>
          <w:noProof/>
        </w:rPr>
        <w:lastRenderedPageBreak/>
        <w:t>28.</w:t>
      </w:r>
      <w:r w:rsidRPr="007C2488">
        <w:rPr>
          <w:noProof/>
        </w:rPr>
        <w:tab/>
        <w:t xml:space="preserve">National Center for Health Statistics. Provisional COVID-19 death counts by sex, age, and week. Accessed 6/24/2020 ed2020. Available at: </w:t>
      </w:r>
      <w:hyperlink r:id="rId21" w:history="1">
        <w:r w:rsidRPr="007C2488">
          <w:rPr>
            <w:rStyle w:val="Hyperlink"/>
            <w:noProof/>
          </w:rPr>
          <w:t>https://www.cdc.gov/nchs/nvss/vsrr/covid_weekly/</w:t>
        </w:r>
      </w:hyperlink>
      <w:r w:rsidRPr="007C2488">
        <w:rPr>
          <w:noProof/>
        </w:rPr>
        <w:t>.</w:t>
      </w:r>
    </w:p>
    <w:p w14:paraId="1E86976F" w14:textId="77777777" w:rsidR="007C2488" w:rsidRPr="007C2488" w:rsidRDefault="007C2488" w:rsidP="007C2488">
      <w:pPr>
        <w:pStyle w:val="EndNoteBibliography"/>
        <w:spacing w:after="480"/>
        <w:ind w:left="720" w:hanging="720"/>
        <w:rPr>
          <w:noProof/>
        </w:rPr>
      </w:pPr>
      <w:r w:rsidRPr="007C2488">
        <w:rPr>
          <w:noProof/>
        </w:rPr>
        <w:t>29.</w:t>
      </w:r>
      <w:r w:rsidRPr="007C2488">
        <w:rPr>
          <w:noProof/>
        </w:rPr>
        <w:tab/>
        <w:t xml:space="preserve">Sharpless NE. COVID-19 and cancer. Science </w:t>
      </w:r>
      <w:r w:rsidRPr="007C2488">
        <w:rPr>
          <w:b/>
          <w:noProof/>
        </w:rPr>
        <w:t>2020</w:t>
      </w:r>
      <w:r w:rsidRPr="007C2488">
        <w:rPr>
          <w:noProof/>
        </w:rPr>
        <w:t>;368(6497):1290 doi 10.1126/science.abd3377.</w:t>
      </w:r>
    </w:p>
    <w:p w14:paraId="6ADC8145" w14:textId="77777777" w:rsidR="007C2488" w:rsidRPr="007C2488" w:rsidRDefault="007C2488" w:rsidP="007C2488">
      <w:pPr>
        <w:pStyle w:val="EndNoteBibliography"/>
        <w:spacing w:after="480"/>
        <w:ind w:left="720" w:hanging="720"/>
        <w:rPr>
          <w:noProof/>
        </w:rPr>
      </w:pPr>
      <w:r w:rsidRPr="007C2488">
        <w:rPr>
          <w:noProof/>
        </w:rPr>
        <w:t>30.</w:t>
      </w:r>
      <w:r w:rsidRPr="007C2488">
        <w:rPr>
          <w:noProof/>
        </w:rPr>
        <w:tab/>
        <w:t xml:space="preserve">Holford TR, Chen HS, Annett D, Krapcho M, Dorogaeva A, Feuer EJ. CP*Trends: An Online Tool for Comparing Cohort and Period Trends Across Cancer Sites. Am J Epidemiol </w:t>
      </w:r>
      <w:r w:rsidRPr="007C2488">
        <w:rPr>
          <w:b/>
          <w:noProof/>
        </w:rPr>
        <w:t>2019</w:t>
      </w:r>
      <w:r w:rsidRPr="007C2488">
        <w:rPr>
          <w:noProof/>
        </w:rPr>
        <w:t>;188(7):1361-70 doi 10.1093/aje/kwz089.</w:t>
      </w:r>
    </w:p>
    <w:p w14:paraId="3B3A1730" w14:textId="20BC7507" w:rsidR="007C2488" w:rsidRPr="007C2488" w:rsidRDefault="007C2488" w:rsidP="007C2488">
      <w:pPr>
        <w:pStyle w:val="EndNoteBibliography"/>
        <w:spacing w:after="480"/>
        <w:ind w:left="720" w:hanging="720"/>
        <w:rPr>
          <w:noProof/>
        </w:rPr>
      </w:pPr>
      <w:r w:rsidRPr="007C2488">
        <w:rPr>
          <w:noProof/>
        </w:rPr>
        <w:t>31.</w:t>
      </w:r>
      <w:r w:rsidRPr="007C2488">
        <w:rPr>
          <w:noProof/>
        </w:rPr>
        <w:tab/>
        <w:t xml:space="preserve">Pratt BM, Hixson L, Jones NA. Measuring race and ethnicity aross the decades, 1790-2010. US Department of Commerce, Economics and Statistics Administration, US Census Bureau Available at: </w:t>
      </w:r>
      <w:hyperlink r:id="rId22" w:history="1">
        <w:r w:rsidRPr="007C2488">
          <w:rPr>
            <w:rStyle w:val="Hyperlink"/>
            <w:noProof/>
          </w:rPr>
          <w:t>https://wwwcensusgov/data-tools/demo/race/MREAD_1790_2010html</w:t>
        </w:r>
      </w:hyperlink>
      <w:r w:rsidRPr="007C2488">
        <w:rPr>
          <w:noProof/>
        </w:rPr>
        <w:t xml:space="preserve"> </w:t>
      </w:r>
      <w:r w:rsidRPr="007C2488">
        <w:rPr>
          <w:b/>
          <w:noProof/>
        </w:rPr>
        <w:t>Accessed December 10, 2018</w:t>
      </w:r>
      <w:r w:rsidRPr="007C2488">
        <w:rPr>
          <w:noProof/>
        </w:rPr>
        <w:t>.</w:t>
      </w:r>
    </w:p>
    <w:p w14:paraId="3E86BC48" w14:textId="77777777" w:rsidR="007C2488" w:rsidRPr="007C2488" w:rsidRDefault="007C2488" w:rsidP="007C2488">
      <w:pPr>
        <w:pStyle w:val="EndNoteBibliography"/>
        <w:spacing w:after="480"/>
        <w:ind w:left="720" w:hanging="720"/>
        <w:rPr>
          <w:noProof/>
        </w:rPr>
      </w:pPr>
      <w:r w:rsidRPr="007C2488">
        <w:rPr>
          <w:noProof/>
        </w:rPr>
        <w:t>32.</w:t>
      </w:r>
      <w:r w:rsidRPr="007C2488">
        <w:rPr>
          <w:noProof/>
        </w:rPr>
        <w:tab/>
        <w:t xml:space="preserve">Robinson JG, Ahmed B, Dasgupta P, Woodrow KA. Estimation of Population Coverage in the 1990 United-States Census Based on Demographic-Analysis. Journal of the American Statistical Association </w:t>
      </w:r>
      <w:r w:rsidRPr="007C2488">
        <w:rPr>
          <w:b/>
          <w:noProof/>
        </w:rPr>
        <w:t>1993</w:t>
      </w:r>
      <w:r w:rsidRPr="007C2488">
        <w:rPr>
          <w:noProof/>
        </w:rPr>
        <w:t>;88(423):1061-71 doi Doi 10.2307/2290799.</w:t>
      </w:r>
    </w:p>
    <w:p w14:paraId="35D31536" w14:textId="531C46D1" w:rsidR="007C2488" w:rsidRPr="007C2488" w:rsidRDefault="007C2488" w:rsidP="007C2488">
      <w:pPr>
        <w:pStyle w:val="EndNoteBibliography"/>
        <w:spacing w:after="480"/>
        <w:ind w:left="720" w:hanging="720"/>
        <w:rPr>
          <w:noProof/>
        </w:rPr>
      </w:pPr>
      <w:r w:rsidRPr="007C2488">
        <w:rPr>
          <w:noProof/>
        </w:rPr>
        <w:t>33.</w:t>
      </w:r>
      <w:r w:rsidRPr="007C2488">
        <w:rPr>
          <w:noProof/>
        </w:rPr>
        <w:tab/>
        <w:t xml:space="preserve">Adlakha AL, Robinson JG, West KK, Bruce A. Assessment of Consistency of Census Data with Demographic Benchmarks at the Subnational Level. </w:t>
      </w:r>
      <w:r w:rsidRPr="007C2488">
        <w:rPr>
          <w:b/>
          <w:noProof/>
        </w:rPr>
        <w:t xml:space="preserve">Census 2000 Evaluation Series O.20. Washington, D.C.: U.S. Census Bureau. Available at: </w:t>
      </w:r>
      <w:hyperlink r:id="rId23" w:history="1">
        <w:r w:rsidRPr="007C2488">
          <w:rPr>
            <w:rStyle w:val="Hyperlink"/>
            <w:b/>
            <w:noProof/>
          </w:rPr>
          <w:t>https://www.census.gov/pred/www/rpts/O.20.pdf</w:t>
        </w:r>
      </w:hyperlink>
      <w:r w:rsidRPr="007C2488">
        <w:rPr>
          <w:b/>
          <w:noProof/>
        </w:rPr>
        <w:t>, 2003</w:t>
      </w:r>
      <w:r w:rsidRPr="007C2488">
        <w:rPr>
          <w:noProof/>
        </w:rPr>
        <w:t>.</w:t>
      </w:r>
    </w:p>
    <w:p w14:paraId="6E89C564" w14:textId="5DB32446" w:rsidR="007C2488" w:rsidRPr="007C2488" w:rsidRDefault="007C2488" w:rsidP="007C2488">
      <w:pPr>
        <w:pStyle w:val="EndNoteBibliography"/>
        <w:spacing w:after="480"/>
        <w:ind w:left="720" w:hanging="720"/>
        <w:rPr>
          <w:noProof/>
        </w:rPr>
      </w:pPr>
      <w:r w:rsidRPr="007C2488">
        <w:rPr>
          <w:noProof/>
        </w:rPr>
        <w:lastRenderedPageBreak/>
        <w:t>34.</w:t>
      </w:r>
      <w:r w:rsidRPr="007C2488">
        <w:rPr>
          <w:noProof/>
        </w:rPr>
        <w:tab/>
        <w:t xml:space="preserve">Davis PP, Mulligan J. Census Coverage Measurement Estimation Report: Net Coverage for the Household Population in the United States. </w:t>
      </w:r>
      <w:r w:rsidRPr="007C2488">
        <w:rPr>
          <w:b/>
          <w:noProof/>
        </w:rPr>
        <w:t xml:space="preserve">DSSD 2010 Census Coverage Measurement Memorandum Series #2010-G-03. Washington, D.C.: U.S. Census Bureau. Available at: </w:t>
      </w:r>
      <w:hyperlink r:id="rId24" w:history="1">
        <w:r w:rsidRPr="007C2488">
          <w:rPr>
            <w:rStyle w:val="Hyperlink"/>
            <w:b/>
            <w:noProof/>
          </w:rPr>
          <w:t>https://www.census.gov/coverage_measurement/pdfs/g03.pdf</w:t>
        </w:r>
      </w:hyperlink>
      <w:r w:rsidRPr="007C2488">
        <w:rPr>
          <w:b/>
          <w:noProof/>
        </w:rPr>
        <w:t>, May 22, 2012</w:t>
      </w:r>
      <w:r w:rsidRPr="007C2488">
        <w:rPr>
          <w:noProof/>
        </w:rPr>
        <w:t>.</w:t>
      </w:r>
    </w:p>
    <w:p w14:paraId="1958A710" w14:textId="77777777" w:rsidR="007C2488" w:rsidRPr="007C2488" w:rsidRDefault="007C2488" w:rsidP="007C2488">
      <w:pPr>
        <w:pStyle w:val="EndNoteBibliography"/>
        <w:ind w:left="720" w:hanging="720"/>
        <w:rPr>
          <w:noProof/>
        </w:rPr>
      </w:pPr>
      <w:r w:rsidRPr="007C2488">
        <w:rPr>
          <w:noProof/>
        </w:rPr>
        <w:t>35.</w:t>
      </w:r>
      <w:r w:rsidRPr="007C2488">
        <w:rPr>
          <w:noProof/>
        </w:rPr>
        <w:tab/>
        <w:t xml:space="preserve">Brawley OW. Some thoughts on health surveillance data, race, and population categorization. CA Cancer J Clin </w:t>
      </w:r>
      <w:r w:rsidRPr="007C2488">
        <w:rPr>
          <w:b/>
          <w:noProof/>
        </w:rPr>
        <w:t>2016</w:t>
      </w:r>
      <w:r w:rsidRPr="007C2488">
        <w:rPr>
          <w:noProof/>
        </w:rPr>
        <w:t>;66(3):179-81 doi 10.3322/caac.21346.</w:t>
      </w:r>
    </w:p>
    <w:p w14:paraId="6349E075" w14:textId="153124AC" w:rsidR="001030F7" w:rsidRDefault="00800019">
      <w:pPr>
        <w:pStyle w:val="EndNoteBibliographyTitle"/>
        <w:jc w:val="left"/>
      </w:pPr>
      <w:r>
        <w:fldChar w:fldCharType="end"/>
      </w:r>
    </w:p>
    <w:sectPr w:rsidR="001030F7" w:rsidSect="00875ADF">
      <w:pgSz w:w="12240" w:h="15840"/>
      <w:pgMar w:top="1152" w:right="1440" w:bottom="1440" w:left="1152" w:header="0" w:footer="720" w:gutter="0"/>
      <w:cols w:space="720"/>
      <w:formProt w:val="0"/>
      <w:docGrid w:linePitch="360" w:charSpace="-204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Amy Trentham-Dietz" w:date="2020-02-21T15:13:00Z" w:initials="AT">
    <w:p w14:paraId="120B3BB9" w14:textId="4F3ABDDD" w:rsidR="00C27ADE" w:rsidRDefault="00C27ADE" w:rsidP="0019467E">
      <w:pPr>
        <w:shd w:val="clear" w:color="auto" w:fill="FFFFFF"/>
        <w:suppressAutoHyphens w:val="0"/>
        <w:spacing w:after="0" w:line="240" w:lineRule="auto"/>
        <w:textAlignment w:val="baseline"/>
        <w:rPr>
          <w:rFonts w:ascii="Arial" w:eastAsia="Times New Roman" w:hAnsi="Arial" w:cs="Arial"/>
          <w:color w:val="000000"/>
          <w:sz w:val="21"/>
          <w:szCs w:val="21"/>
        </w:rPr>
      </w:pPr>
      <w:r>
        <w:rPr>
          <w:rStyle w:val="CommentReference"/>
        </w:rPr>
        <w:annotationRef/>
      </w:r>
      <w:r>
        <w:rPr>
          <w:rFonts w:ascii="Arial" w:eastAsia="Times New Roman" w:hAnsi="Arial" w:cs="Arial"/>
          <w:color w:val="000000"/>
          <w:sz w:val="21"/>
          <w:szCs w:val="21"/>
        </w:rPr>
        <w:t>For CEBP: max</w:t>
      </w:r>
    </w:p>
    <w:p w14:paraId="0781349C" w14:textId="4FBC9E21" w:rsidR="00C27ADE" w:rsidRPr="00DE0AE2" w:rsidRDefault="00C27ADE" w:rsidP="00307646">
      <w:pPr>
        <w:numPr>
          <w:ilvl w:val="0"/>
          <w:numId w:val="14"/>
        </w:numPr>
        <w:shd w:val="clear" w:color="auto" w:fill="FFFFFF"/>
        <w:suppressAutoHyphens w:val="0"/>
        <w:spacing w:after="0" w:line="240" w:lineRule="auto"/>
        <w:ind w:left="300"/>
        <w:textAlignment w:val="baseline"/>
        <w:rPr>
          <w:rFonts w:ascii="Arial" w:eastAsia="Times New Roman" w:hAnsi="Arial" w:cs="Arial"/>
          <w:color w:val="000000"/>
          <w:sz w:val="21"/>
          <w:szCs w:val="21"/>
        </w:rPr>
      </w:pPr>
      <w:r w:rsidRPr="00DE0AE2">
        <w:rPr>
          <w:rFonts w:ascii="Arial" w:eastAsia="Times New Roman" w:hAnsi="Arial" w:cs="Arial"/>
          <w:color w:val="000000"/>
          <w:sz w:val="21"/>
          <w:szCs w:val="21"/>
        </w:rPr>
        <w:t>250-word abstract</w:t>
      </w:r>
    </w:p>
    <w:p w14:paraId="02CBFC6C" w14:textId="77777777" w:rsidR="00C27ADE" w:rsidRPr="00DE0AE2" w:rsidRDefault="00C27ADE" w:rsidP="00307646">
      <w:pPr>
        <w:numPr>
          <w:ilvl w:val="0"/>
          <w:numId w:val="14"/>
        </w:numPr>
        <w:shd w:val="clear" w:color="auto" w:fill="FFFFFF"/>
        <w:suppressAutoHyphens w:val="0"/>
        <w:spacing w:after="0" w:line="240" w:lineRule="auto"/>
        <w:ind w:left="300"/>
        <w:textAlignment w:val="baseline"/>
        <w:rPr>
          <w:rFonts w:ascii="Arial" w:eastAsia="Times New Roman" w:hAnsi="Arial" w:cs="Arial"/>
          <w:color w:val="000000"/>
          <w:sz w:val="21"/>
          <w:szCs w:val="21"/>
        </w:rPr>
      </w:pPr>
      <w:r w:rsidRPr="00DE0AE2">
        <w:rPr>
          <w:rFonts w:ascii="Arial" w:eastAsia="Times New Roman" w:hAnsi="Arial" w:cs="Arial"/>
          <w:color w:val="000000"/>
          <w:sz w:val="21"/>
          <w:szCs w:val="21"/>
        </w:rPr>
        <w:t>4,000 words of text</w:t>
      </w:r>
    </w:p>
    <w:p w14:paraId="669F741A" w14:textId="77777777" w:rsidR="00C27ADE" w:rsidRPr="00DE0AE2" w:rsidRDefault="00C27ADE" w:rsidP="00307646">
      <w:pPr>
        <w:numPr>
          <w:ilvl w:val="0"/>
          <w:numId w:val="14"/>
        </w:numPr>
        <w:shd w:val="clear" w:color="auto" w:fill="FFFFFF"/>
        <w:suppressAutoHyphens w:val="0"/>
        <w:spacing w:after="0" w:line="240" w:lineRule="auto"/>
        <w:ind w:left="300"/>
        <w:textAlignment w:val="baseline"/>
        <w:rPr>
          <w:rFonts w:ascii="Arial" w:eastAsia="Times New Roman" w:hAnsi="Arial" w:cs="Arial"/>
          <w:color w:val="000000"/>
          <w:sz w:val="21"/>
          <w:szCs w:val="21"/>
        </w:rPr>
      </w:pPr>
      <w:r w:rsidRPr="00DE0AE2">
        <w:rPr>
          <w:rFonts w:ascii="Arial" w:eastAsia="Times New Roman" w:hAnsi="Arial" w:cs="Arial"/>
          <w:color w:val="000000"/>
          <w:sz w:val="21"/>
          <w:szCs w:val="21"/>
        </w:rPr>
        <w:t>6 tables and/or figures</w:t>
      </w:r>
    </w:p>
    <w:p w14:paraId="0E36047C" w14:textId="77777777" w:rsidR="00C27ADE" w:rsidRDefault="00C27ADE" w:rsidP="00307646">
      <w:pPr>
        <w:numPr>
          <w:ilvl w:val="0"/>
          <w:numId w:val="14"/>
        </w:numPr>
        <w:shd w:val="clear" w:color="auto" w:fill="FFFFFF"/>
        <w:suppressAutoHyphens w:val="0"/>
        <w:spacing w:after="0" w:line="240" w:lineRule="auto"/>
        <w:ind w:left="300"/>
        <w:textAlignment w:val="baseline"/>
        <w:rPr>
          <w:rFonts w:ascii="Arial" w:eastAsia="Times New Roman" w:hAnsi="Arial" w:cs="Arial"/>
          <w:color w:val="000000"/>
          <w:sz w:val="21"/>
          <w:szCs w:val="21"/>
        </w:rPr>
      </w:pPr>
      <w:r w:rsidRPr="00DE0AE2">
        <w:rPr>
          <w:rFonts w:ascii="Arial" w:eastAsia="Times New Roman" w:hAnsi="Arial" w:cs="Arial"/>
          <w:color w:val="000000"/>
          <w:sz w:val="21"/>
          <w:szCs w:val="21"/>
        </w:rPr>
        <w:t>100 references</w:t>
      </w:r>
    </w:p>
    <w:p w14:paraId="4956B6E7" w14:textId="77777777" w:rsidR="00C27ADE" w:rsidRDefault="00C27ADE" w:rsidP="00307646">
      <w:pPr>
        <w:shd w:val="clear" w:color="auto" w:fill="FFFFFF"/>
        <w:suppressAutoHyphens w:val="0"/>
        <w:spacing w:after="0" w:line="240" w:lineRule="auto"/>
        <w:textAlignment w:val="baseline"/>
        <w:rPr>
          <w:rFonts w:ascii="Arial" w:eastAsia="Times New Roman" w:hAnsi="Arial" w:cs="Arial"/>
          <w:color w:val="000000"/>
          <w:sz w:val="21"/>
          <w:szCs w:val="21"/>
        </w:rPr>
      </w:pPr>
    </w:p>
    <w:p w14:paraId="64A7E93A" w14:textId="77777777" w:rsidR="00C27ADE" w:rsidRDefault="00C27ADE" w:rsidP="00307646">
      <w:pPr>
        <w:pStyle w:val="CommentText"/>
      </w:pPr>
    </w:p>
  </w:comment>
  <w:comment w:id="40" w:author="Ron GANGNON" w:date="2020-07-03T15:42:00Z" w:initials="RG">
    <w:p w14:paraId="2527130E" w14:textId="4E68FD27" w:rsidR="00F66C61" w:rsidRDefault="00F66C61">
      <w:pPr>
        <w:pStyle w:val="CommentText"/>
      </w:pPr>
      <w:r>
        <w:rPr>
          <w:rStyle w:val="CommentReference"/>
        </w:rPr>
        <w:annotationRef/>
      </w:r>
      <w:r>
        <w:t>Update the reference date from 2019 to 2020.</w:t>
      </w:r>
    </w:p>
  </w:comment>
  <w:comment w:id="42" w:author="Amy Trentham Dietz" w:date="2020-07-02T15:30:00Z" w:initials="ATD">
    <w:p w14:paraId="70FB1B48" w14:textId="0C8655DD" w:rsidR="00C27ADE" w:rsidRDefault="00C27ADE">
      <w:pPr>
        <w:pStyle w:val="CommentText"/>
      </w:pPr>
      <w:r>
        <w:rPr>
          <w:rStyle w:val="CommentReference"/>
        </w:rPr>
        <w:annotationRef/>
      </w:r>
      <w:r>
        <w:t>Ron please double check these ages</w:t>
      </w:r>
    </w:p>
  </w:comment>
  <w:comment w:id="48" w:author="Ron GANGNON" w:date="2020-07-03T15:54:00Z" w:initials="RG">
    <w:p w14:paraId="5E74CFA8" w14:textId="05D76FA6" w:rsidR="007E2DA6" w:rsidRDefault="007E2DA6">
      <w:pPr>
        <w:pStyle w:val="CommentText"/>
      </w:pPr>
      <w:r>
        <w:rPr>
          <w:rStyle w:val="CommentReference"/>
        </w:rPr>
        <w:annotationRef/>
      </w:r>
      <w:r>
        <w:t xml:space="preserve">I’ll send you the appropriate URL when everything’s </w:t>
      </w:r>
      <w:r>
        <w:t>finalized.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4A7E93A" w15:done="0"/>
  <w15:commentEx w15:paraId="2527130E" w15:done="0"/>
  <w15:commentEx w15:paraId="70FB1B48" w15:done="0"/>
  <w15:commentEx w15:paraId="5E74CF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9D05A" w16cex:dateUtc="2020-07-03T20:42:00Z"/>
  <w16cex:commentExtensible w16cex:durableId="22A9D32C" w16cex:dateUtc="2020-07-03T20: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4A7E93A" w16cid:durableId="22A9B39F"/>
  <w16cid:commentId w16cid:paraId="2527130E" w16cid:durableId="22A9D05A"/>
  <w16cid:commentId w16cid:paraId="70FB1B48" w16cid:durableId="22A9B3A0"/>
  <w16cid:commentId w16cid:paraId="5E74CFA8" w16cid:durableId="22A9D3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A5B649" w14:textId="77777777" w:rsidR="002764DF" w:rsidRDefault="002764DF">
      <w:pPr>
        <w:spacing w:after="0" w:line="240" w:lineRule="auto"/>
      </w:pPr>
      <w:r>
        <w:separator/>
      </w:r>
    </w:p>
  </w:endnote>
  <w:endnote w:type="continuationSeparator" w:id="0">
    <w:p w14:paraId="3D5D784E" w14:textId="77777777" w:rsidR="002764DF" w:rsidRDefault="002764DF">
      <w:pPr>
        <w:spacing w:after="0" w:line="240" w:lineRule="auto"/>
      </w:pPr>
      <w:r>
        <w:continuationSeparator/>
      </w:r>
    </w:p>
  </w:endnote>
  <w:endnote w:type="continuationNotice" w:id="1">
    <w:p w14:paraId="4D304425" w14:textId="77777777" w:rsidR="002764DF" w:rsidRDefault="002764D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altName w:val="Times New Roman PSMT"/>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Liberation Sans">
    <w:altName w:val="Arial"/>
    <w:panose1 w:val="020B0604020202020204"/>
    <w:charset w:val="00"/>
    <w:family w:val="swiss"/>
    <w:pitch w:val="variable"/>
    <w:sig w:usb0="00000003" w:usb1="00000000" w:usb2="00000000" w:usb3="00000000" w:csb0="00000001" w:csb1="00000000"/>
  </w:font>
  <w:font w:name="Microsoft YaHei">
    <w:panose1 w:val="020B0503020204020204"/>
    <w:charset w:val="86"/>
    <w:family w:val="swiss"/>
    <w:pitch w:val="variable"/>
    <w:sig w:usb0="80000287" w:usb1="28CF3C52" w:usb2="00000016" w:usb3="00000000" w:csb0="0004001F" w:csb1="00000000"/>
  </w:font>
  <w:font w:name="Mangal">
    <w:panose1 w:val="02040503050203030202"/>
    <w:charset w:val="01"/>
    <w:family w:val="roman"/>
    <w:pitch w:val="variable"/>
    <w:sig w:usb0="0000A003" w:usb1="00000000" w:usb2="00000000" w:usb3="00000000" w:csb0="00000001" w:csb1="00000000"/>
  </w:font>
  <w:font w:name="arial bold">
    <w:altName w:val="Arial"/>
    <w:panose1 w:val="020B0604020202020204"/>
    <w:charset w:val="00"/>
    <w:family w:val="roman"/>
    <w:notTrueType/>
    <w:pitch w:val="default"/>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notTrueType/>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7F13BE" w14:textId="77777777" w:rsidR="00C27ADE" w:rsidRDefault="00C27ADE">
    <w:pPr>
      <w:spacing w:line="199" w:lineRule="exact"/>
      <w:rPr>
        <w:sz w:val="20"/>
        <w:szCs w:val="20"/>
      </w:rPr>
    </w:pPr>
    <w:r>
      <w:rPr>
        <w:noProof/>
      </w:rPr>
      <mc:AlternateContent>
        <mc:Choice Requires="wps">
          <w:drawing>
            <wp:anchor distT="0" distB="0" distL="114300" distR="114300" simplePos="0" relativeHeight="251657728" behindDoc="1" locked="0" layoutInCell="1" allowOverlap="1" wp14:anchorId="490291CC" wp14:editId="573398BD">
              <wp:simplePos x="0" y="0"/>
              <wp:positionH relativeFrom="page">
                <wp:posOffset>3797300</wp:posOffset>
              </wp:positionH>
              <wp:positionV relativeFrom="page">
                <wp:posOffset>9415780</wp:posOffset>
              </wp:positionV>
              <wp:extent cx="177800" cy="152400"/>
              <wp:effectExtent l="0" t="0" r="0" b="0"/>
              <wp:wrapNone/>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800" cy="152400"/>
                      </a:xfrm>
                      <a:prstGeom prst="rect">
                        <a:avLst/>
                      </a:prstGeom>
                      <a:noFill/>
                      <a:ln>
                        <a:noFill/>
                      </a:ln>
                      <a:effectLst/>
                    </wps:spPr>
                    <wps:txbx>
                      <w:txbxContent>
                        <w:p w14:paraId="02A0137C" w14:textId="112413D3" w:rsidR="00C27ADE" w:rsidRDefault="00C27ADE">
                          <w:pPr>
                            <w:pStyle w:val="TextBody"/>
                            <w:spacing w:line="212" w:lineRule="exact"/>
                            <w:ind w:left="40" w:firstLine="0"/>
                          </w:pPr>
                          <w:r>
                            <w:fldChar w:fldCharType="begin"/>
                          </w:r>
                          <w:r>
                            <w:instrText>PAGE</w:instrText>
                          </w:r>
                          <w:r>
                            <w:fldChar w:fldCharType="separate"/>
                          </w:r>
                          <w:r>
                            <w:rPr>
                              <w:noProof/>
                            </w:rPr>
                            <w:t>21</w:t>
                          </w:r>
                          <w:r>
                            <w:fldChar w:fldCharType="end"/>
                          </w:r>
                        </w:p>
                      </w:txbxContent>
                    </wps:txbx>
                    <wps:bodyPr lIns="0" tIns="0" rIns="0" bIns="0">
                      <a:noAutofit/>
                    </wps:bodyPr>
                  </wps:wsp>
                </a:graphicData>
              </a:graphic>
              <wp14:sizeRelH relativeFrom="page">
                <wp14:pctWidth>0</wp14:pctWidth>
              </wp14:sizeRelH>
              <wp14:sizeRelV relativeFrom="page">
                <wp14:pctHeight>0</wp14:pctHeight>
              </wp14:sizeRelV>
            </wp:anchor>
          </w:drawing>
        </mc:Choice>
        <mc:Fallback>
          <w:pict>
            <v:rect w14:anchorId="490291CC" id="Text Box 5" o:spid="_x0000_s1026" style="position:absolute;margin-left:299pt;margin-top:741.4pt;width:14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" filled="f" stroked="f">
              <v:textbox inset="0,0,0,0">
                <w:txbxContent>
                  <w:p w14:paraId="02A0137C" w14:textId="112413D3" w:rsidR="00C27ADE" w:rsidRDefault="00C27ADE">
                    <w:pPr>
                      <w:pStyle w:val="TextBody"/>
                      <w:spacing w:line="212" w:lineRule="exact"/>
                      <w:ind w:left="40" w:firstLine="0"/>
                    </w:pPr>
                    <w:r>
                      <w:fldChar w:fldCharType="begin"/>
                    </w:r>
                    <w:r>
                      <w:instrText>PAGE</w:instrText>
                    </w:r>
                    <w:r>
                      <w:fldChar w:fldCharType="separate"/>
                    </w:r>
                    <w:r>
                      <w:rPr>
                        <w:noProof/>
                      </w:rPr>
                      <w:t>21</w:t>
                    </w:r>
                    <w: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50F19A" w14:textId="77777777" w:rsidR="002764DF" w:rsidRDefault="002764DF">
      <w:pPr>
        <w:spacing w:after="0" w:line="240" w:lineRule="auto"/>
      </w:pPr>
      <w:r>
        <w:separator/>
      </w:r>
    </w:p>
  </w:footnote>
  <w:footnote w:type="continuationSeparator" w:id="0">
    <w:p w14:paraId="721A6E24" w14:textId="77777777" w:rsidR="002764DF" w:rsidRDefault="002764DF">
      <w:pPr>
        <w:spacing w:after="0" w:line="240" w:lineRule="auto"/>
      </w:pPr>
      <w:r>
        <w:continuationSeparator/>
      </w:r>
    </w:p>
  </w:footnote>
  <w:footnote w:type="continuationNotice" w:id="1">
    <w:p w14:paraId="58336578" w14:textId="77777777" w:rsidR="002764DF" w:rsidRDefault="002764D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72CBB"/>
    <w:multiLevelType w:val="hybridMultilevel"/>
    <w:tmpl w:val="C1A6A862"/>
    <w:lvl w:ilvl="0" w:tplc="0EEE4544">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827AD"/>
    <w:multiLevelType w:val="hybridMultilevel"/>
    <w:tmpl w:val="DA4C28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03E1B"/>
    <w:multiLevelType w:val="multilevel"/>
    <w:tmpl w:val="98F0B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177443"/>
    <w:multiLevelType w:val="multilevel"/>
    <w:tmpl w:val="E1040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B40289"/>
    <w:multiLevelType w:val="multilevel"/>
    <w:tmpl w:val="EBE0B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8D5768"/>
    <w:multiLevelType w:val="multilevel"/>
    <w:tmpl w:val="F28A5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332775"/>
    <w:multiLevelType w:val="hybridMultilevel"/>
    <w:tmpl w:val="1FA20BE0"/>
    <w:lvl w:ilvl="0" w:tplc="ED626DFE">
      <w:numFmt w:val="bullet"/>
      <w:lvlText w:val=""/>
      <w:lvlJc w:val="left"/>
      <w:pPr>
        <w:ind w:left="420" w:hanging="360"/>
      </w:pPr>
      <w:rPr>
        <w:rFonts w:ascii="Symbol" w:eastAsia="Times New Roman" w:hAnsi="Symbol" w:cs="Arial"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1DDD6E12"/>
    <w:multiLevelType w:val="hybridMultilevel"/>
    <w:tmpl w:val="DDB89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F4886"/>
    <w:multiLevelType w:val="hybridMultilevel"/>
    <w:tmpl w:val="D99820A2"/>
    <w:lvl w:ilvl="0" w:tplc="A0740366">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6759B1"/>
    <w:multiLevelType w:val="hybridMultilevel"/>
    <w:tmpl w:val="62B05FB4"/>
    <w:lvl w:ilvl="0" w:tplc="4A8E796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B70347C"/>
    <w:multiLevelType w:val="multilevel"/>
    <w:tmpl w:val="4CFA9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CA1499"/>
    <w:multiLevelType w:val="multilevel"/>
    <w:tmpl w:val="E0084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9C1E63"/>
    <w:multiLevelType w:val="multilevel"/>
    <w:tmpl w:val="FB9E9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C52148"/>
    <w:multiLevelType w:val="hybridMultilevel"/>
    <w:tmpl w:val="184EC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DC3CC8"/>
    <w:multiLevelType w:val="multilevel"/>
    <w:tmpl w:val="EC10B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2D0111"/>
    <w:multiLevelType w:val="hybridMultilevel"/>
    <w:tmpl w:val="51E2A0AE"/>
    <w:lvl w:ilvl="0" w:tplc="4A8E796A">
      <w:start w:val="1"/>
      <w:numFmt w:val="decimal"/>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3E10941"/>
    <w:multiLevelType w:val="hybridMultilevel"/>
    <w:tmpl w:val="B196718E"/>
    <w:lvl w:ilvl="0" w:tplc="7F6AAC90">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13A0FC4"/>
    <w:multiLevelType w:val="hybridMultilevel"/>
    <w:tmpl w:val="DA382AAA"/>
    <w:lvl w:ilvl="0" w:tplc="30CC56D0">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2B322A"/>
    <w:multiLevelType w:val="hybridMultilevel"/>
    <w:tmpl w:val="90CC82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D410C7E"/>
    <w:multiLevelType w:val="hybridMultilevel"/>
    <w:tmpl w:val="ECDC52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13"/>
  </w:num>
  <w:num w:numId="3">
    <w:abstractNumId w:val="8"/>
  </w:num>
  <w:num w:numId="4">
    <w:abstractNumId w:val="18"/>
  </w:num>
  <w:num w:numId="5">
    <w:abstractNumId w:val="6"/>
  </w:num>
  <w:num w:numId="6">
    <w:abstractNumId w:val="0"/>
  </w:num>
  <w:num w:numId="7">
    <w:abstractNumId w:val="16"/>
  </w:num>
  <w:num w:numId="8">
    <w:abstractNumId w:val="17"/>
  </w:num>
  <w:num w:numId="9">
    <w:abstractNumId w:val="1"/>
  </w:num>
  <w:num w:numId="10">
    <w:abstractNumId w:val="9"/>
  </w:num>
  <w:num w:numId="11">
    <w:abstractNumId w:val="7"/>
  </w:num>
  <w:num w:numId="12">
    <w:abstractNumId w:val="15"/>
  </w:num>
  <w:num w:numId="13">
    <w:abstractNumId w:val="4"/>
  </w:num>
  <w:num w:numId="14">
    <w:abstractNumId w:val="2"/>
  </w:num>
  <w:num w:numId="15">
    <w:abstractNumId w:val="10"/>
  </w:num>
  <w:num w:numId="16">
    <w:abstractNumId w:val="3"/>
  </w:num>
  <w:num w:numId="17">
    <w:abstractNumId w:val="11"/>
  </w:num>
  <w:num w:numId="18">
    <w:abstractNumId w:val="12"/>
  </w:num>
  <w:num w:numId="19">
    <w:abstractNumId w:val="14"/>
  </w:num>
  <w:num w:numId="20">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my Trentham-Dietz">
    <w15:presenceInfo w15:providerId="AD" w15:userId="S-1-5-21-3656170845-484873548-599093109-4952"/>
  </w15:person>
  <w15:person w15:author="Ron GANGNON">
    <w15:presenceInfo w15:providerId="AD" w15:userId="S::rgangnon@wisc.edu::dbd0114b-6642-4150-a8f6-5f7f71bb8670"/>
  </w15:person>
  <w15:person w15:author="Amy Trentham Dietz">
    <w15:presenceInfo w15:providerId="None" w15:userId="Amy Trentham Diet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38"/>
  <w:proofState w:spelling="clean" w:grammar="clean"/>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ancer Epidem Biomark Prevent&lt;/Style&gt;&lt;LeftDelim&gt;{&lt;/LeftDelim&gt;&lt;RightDelim&gt;}&lt;/RightDelim&gt;&lt;FontName&gt;Arial&lt;/FontName&gt;&lt;FontSize&gt;11&lt;/FontSize&gt;&lt;ReflistTitle&gt;&amp;#xA;&lt;/ReflistTitle&gt;&lt;StartingRefnum&gt;1&lt;/StartingRefnum&gt;&lt;FirstLineIndent&gt;0&lt;/FirstLineIndent&gt;&lt;HangingIndent&gt;720&lt;/HangingIndent&gt;&lt;LineSpacing&gt;2&lt;/LineSpacing&gt;&lt;SpaceAfter&gt;3&lt;/SpaceAfter&gt;&lt;/ENLayout&gt;"/>
    <w:docVar w:name="EN.Libraries" w:val="&lt;Libraries&gt;&lt;/Libraries&gt;"/>
  </w:docVars>
  <w:rsids>
    <w:rsidRoot w:val="001030F7"/>
    <w:rsid w:val="000066CF"/>
    <w:rsid w:val="000077B3"/>
    <w:rsid w:val="000131D8"/>
    <w:rsid w:val="00013DFC"/>
    <w:rsid w:val="00015675"/>
    <w:rsid w:val="000179FE"/>
    <w:rsid w:val="00017E7E"/>
    <w:rsid w:val="00020180"/>
    <w:rsid w:val="000218F4"/>
    <w:rsid w:val="00023D4F"/>
    <w:rsid w:val="00030DAF"/>
    <w:rsid w:val="00040E08"/>
    <w:rsid w:val="00041F08"/>
    <w:rsid w:val="00042C59"/>
    <w:rsid w:val="0004355F"/>
    <w:rsid w:val="00044C34"/>
    <w:rsid w:val="0004753D"/>
    <w:rsid w:val="00050F98"/>
    <w:rsid w:val="00053F39"/>
    <w:rsid w:val="000541A0"/>
    <w:rsid w:val="0005598A"/>
    <w:rsid w:val="0005622E"/>
    <w:rsid w:val="00061101"/>
    <w:rsid w:val="000616ED"/>
    <w:rsid w:val="00062B25"/>
    <w:rsid w:val="00062DD1"/>
    <w:rsid w:val="00063B96"/>
    <w:rsid w:val="0006690D"/>
    <w:rsid w:val="00066C13"/>
    <w:rsid w:val="00066D73"/>
    <w:rsid w:val="0006782A"/>
    <w:rsid w:val="00070B9A"/>
    <w:rsid w:val="000725AE"/>
    <w:rsid w:val="0007311E"/>
    <w:rsid w:val="00073A93"/>
    <w:rsid w:val="00076069"/>
    <w:rsid w:val="0007780A"/>
    <w:rsid w:val="00082B49"/>
    <w:rsid w:val="000851E8"/>
    <w:rsid w:val="000915F8"/>
    <w:rsid w:val="000933FD"/>
    <w:rsid w:val="00093998"/>
    <w:rsid w:val="00093AFF"/>
    <w:rsid w:val="00093E10"/>
    <w:rsid w:val="000978FA"/>
    <w:rsid w:val="000A699F"/>
    <w:rsid w:val="000B0EC7"/>
    <w:rsid w:val="000B26C5"/>
    <w:rsid w:val="000B3AFD"/>
    <w:rsid w:val="000B4034"/>
    <w:rsid w:val="000B63B3"/>
    <w:rsid w:val="000B723C"/>
    <w:rsid w:val="000B7E4C"/>
    <w:rsid w:val="000C4060"/>
    <w:rsid w:val="000C7250"/>
    <w:rsid w:val="000D0BC6"/>
    <w:rsid w:val="000D180A"/>
    <w:rsid w:val="000D2D00"/>
    <w:rsid w:val="000D344A"/>
    <w:rsid w:val="000D63A7"/>
    <w:rsid w:val="000D6B91"/>
    <w:rsid w:val="000D7070"/>
    <w:rsid w:val="000D7222"/>
    <w:rsid w:val="000E0B7F"/>
    <w:rsid w:val="000E17F5"/>
    <w:rsid w:val="000E3533"/>
    <w:rsid w:val="000E3C6F"/>
    <w:rsid w:val="000E4243"/>
    <w:rsid w:val="000E55F7"/>
    <w:rsid w:val="000F3431"/>
    <w:rsid w:val="000F68C3"/>
    <w:rsid w:val="000F7EF7"/>
    <w:rsid w:val="00101316"/>
    <w:rsid w:val="001030F7"/>
    <w:rsid w:val="00103A73"/>
    <w:rsid w:val="00112785"/>
    <w:rsid w:val="00112E3B"/>
    <w:rsid w:val="001158FA"/>
    <w:rsid w:val="001224E3"/>
    <w:rsid w:val="00130F71"/>
    <w:rsid w:val="0013392F"/>
    <w:rsid w:val="0013412D"/>
    <w:rsid w:val="00135AF4"/>
    <w:rsid w:val="00142312"/>
    <w:rsid w:val="00144632"/>
    <w:rsid w:val="00145F34"/>
    <w:rsid w:val="00146632"/>
    <w:rsid w:val="001477D6"/>
    <w:rsid w:val="00151310"/>
    <w:rsid w:val="00155175"/>
    <w:rsid w:val="00162A65"/>
    <w:rsid w:val="00162D03"/>
    <w:rsid w:val="001646F0"/>
    <w:rsid w:val="0016519C"/>
    <w:rsid w:val="001661D9"/>
    <w:rsid w:val="0016635B"/>
    <w:rsid w:val="00167735"/>
    <w:rsid w:val="00167B4C"/>
    <w:rsid w:val="001707FE"/>
    <w:rsid w:val="00170C48"/>
    <w:rsid w:val="00170DBB"/>
    <w:rsid w:val="00171B75"/>
    <w:rsid w:val="00172CD7"/>
    <w:rsid w:val="00173DEB"/>
    <w:rsid w:val="00174D3A"/>
    <w:rsid w:val="001752D7"/>
    <w:rsid w:val="001760B5"/>
    <w:rsid w:val="00177C5A"/>
    <w:rsid w:val="00177EC1"/>
    <w:rsid w:val="00190039"/>
    <w:rsid w:val="0019467E"/>
    <w:rsid w:val="00196521"/>
    <w:rsid w:val="001A11B2"/>
    <w:rsid w:val="001A1EBF"/>
    <w:rsid w:val="001A2406"/>
    <w:rsid w:val="001A40DD"/>
    <w:rsid w:val="001A4847"/>
    <w:rsid w:val="001A5051"/>
    <w:rsid w:val="001B0C97"/>
    <w:rsid w:val="001B20EF"/>
    <w:rsid w:val="001B2D9A"/>
    <w:rsid w:val="001B35A8"/>
    <w:rsid w:val="001B5B1E"/>
    <w:rsid w:val="001B5B98"/>
    <w:rsid w:val="001B61FF"/>
    <w:rsid w:val="001B7456"/>
    <w:rsid w:val="001B7C11"/>
    <w:rsid w:val="001C2802"/>
    <w:rsid w:val="001C35BB"/>
    <w:rsid w:val="001D00F5"/>
    <w:rsid w:val="001D01AE"/>
    <w:rsid w:val="001D0525"/>
    <w:rsid w:val="001D1AA4"/>
    <w:rsid w:val="001D27CD"/>
    <w:rsid w:val="001D2EF3"/>
    <w:rsid w:val="001D5C3C"/>
    <w:rsid w:val="001D5C6C"/>
    <w:rsid w:val="001D7430"/>
    <w:rsid w:val="001E0123"/>
    <w:rsid w:val="001E05E6"/>
    <w:rsid w:val="001E0DB8"/>
    <w:rsid w:val="001E291A"/>
    <w:rsid w:val="001E49A4"/>
    <w:rsid w:val="001E55E8"/>
    <w:rsid w:val="001E72CF"/>
    <w:rsid w:val="001E7AE9"/>
    <w:rsid w:val="001F0D02"/>
    <w:rsid w:val="001F31A1"/>
    <w:rsid w:val="001F3500"/>
    <w:rsid w:val="001F3552"/>
    <w:rsid w:val="001F3620"/>
    <w:rsid w:val="001F6475"/>
    <w:rsid w:val="00200562"/>
    <w:rsid w:val="00206C97"/>
    <w:rsid w:val="0021004C"/>
    <w:rsid w:val="00213CFE"/>
    <w:rsid w:val="00215789"/>
    <w:rsid w:val="00215C59"/>
    <w:rsid w:val="002206D3"/>
    <w:rsid w:val="00221A1E"/>
    <w:rsid w:val="00221E0F"/>
    <w:rsid w:val="00222573"/>
    <w:rsid w:val="00222E68"/>
    <w:rsid w:val="002231CB"/>
    <w:rsid w:val="00223E69"/>
    <w:rsid w:val="00223EAE"/>
    <w:rsid w:val="00232796"/>
    <w:rsid w:val="00233535"/>
    <w:rsid w:val="002344C3"/>
    <w:rsid w:val="002377DD"/>
    <w:rsid w:val="00240ED6"/>
    <w:rsid w:val="00241329"/>
    <w:rsid w:val="00242927"/>
    <w:rsid w:val="00244281"/>
    <w:rsid w:val="00251C75"/>
    <w:rsid w:val="002608AF"/>
    <w:rsid w:val="002612EA"/>
    <w:rsid w:val="00261412"/>
    <w:rsid w:val="0026167F"/>
    <w:rsid w:val="002617E8"/>
    <w:rsid w:val="0026475F"/>
    <w:rsid w:val="002648F7"/>
    <w:rsid w:val="00267862"/>
    <w:rsid w:val="002728E0"/>
    <w:rsid w:val="00273A36"/>
    <w:rsid w:val="002763CA"/>
    <w:rsid w:val="002764DF"/>
    <w:rsid w:val="002772E9"/>
    <w:rsid w:val="00277B7E"/>
    <w:rsid w:val="0028028B"/>
    <w:rsid w:val="00280F7F"/>
    <w:rsid w:val="0028210F"/>
    <w:rsid w:val="00285BFF"/>
    <w:rsid w:val="0028724A"/>
    <w:rsid w:val="0028742A"/>
    <w:rsid w:val="00287F33"/>
    <w:rsid w:val="002929D4"/>
    <w:rsid w:val="002937A4"/>
    <w:rsid w:val="0029522B"/>
    <w:rsid w:val="00297F54"/>
    <w:rsid w:val="002A2F8D"/>
    <w:rsid w:val="002A4E6A"/>
    <w:rsid w:val="002A6BC0"/>
    <w:rsid w:val="002B0BD0"/>
    <w:rsid w:val="002B1038"/>
    <w:rsid w:val="002B2887"/>
    <w:rsid w:val="002B3D13"/>
    <w:rsid w:val="002B4115"/>
    <w:rsid w:val="002B4C5D"/>
    <w:rsid w:val="002B7229"/>
    <w:rsid w:val="002C0A7D"/>
    <w:rsid w:val="002C2CE9"/>
    <w:rsid w:val="002C35BF"/>
    <w:rsid w:val="002C4890"/>
    <w:rsid w:val="002C6A49"/>
    <w:rsid w:val="002C717C"/>
    <w:rsid w:val="002D0E2E"/>
    <w:rsid w:val="002D3FB8"/>
    <w:rsid w:val="002D5938"/>
    <w:rsid w:val="002D6D63"/>
    <w:rsid w:val="002E11C8"/>
    <w:rsid w:val="002E4E93"/>
    <w:rsid w:val="002E544E"/>
    <w:rsid w:val="002E6C21"/>
    <w:rsid w:val="002E6E0E"/>
    <w:rsid w:val="002F0A37"/>
    <w:rsid w:val="002F1853"/>
    <w:rsid w:val="002F2599"/>
    <w:rsid w:val="002F4D79"/>
    <w:rsid w:val="002F59E7"/>
    <w:rsid w:val="00300477"/>
    <w:rsid w:val="00303371"/>
    <w:rsid w:val="00303941"/>
    <w:rsid w:val="00307646"/>
    <w:rsid w:val="00310208"/>
    <w:rsid w:val="00311063"/>
    <w:rsid w:val="003143F7"/>
    <w:rsid w:val="0031698A"/>
    <w:rsid w:val="00317436"/>
    <w:rsid w:val="00317A44"/>
    <w:rsid w:val="0032021B"/>
    <w:rsid w:val="00320845"/>
    <w:rsid w:val="00324E58"/>
    <w:rsid w:val="00330663"/>
    <w:rsid w:val="00332D10"/>
    <w:rsid w:val="00333AEA"/>
    <w:rsid w:val="00334299"/>
    <w:rsid w:val="003342AA"/>
    <w:rsid w:val="00337BB8"/>
    <w:rsid w:val="00337C39"/>
    <w:rsid w:val="003432DF"/>
    <w:rsid w:val="003443E1"/>
    <w:rsid w:val="003455CC"/>
    <w:rsid w:val="003475DA"/>
    <w:rsid w:val="00352286"/>
    <w:rsid w:val="00353495"/>
    <w:rsid w:val="003546A8"/>
    <w:rsid w:val="00356C98"/>
    <w:rsid w:val="003606C0"/>
    <w:rsid w:val="00362450"/>
    <w:rsid w:val="003637B2"/>
    <w:rsid w:val="003709D5"/>
    <w:rsid w:val="00371347"/>
    <w:rsid w:val="00371B1C"/>
    <w:rsid w:val="003769B2"/>
    <w:rsid w:val="00381D24"/>
    <w:rsid w:val="00384AB8"/>
    <w:rsid w:val="00385A2E"/>
    <w:rsid w:val="00386B7E"/>
    <w:rsid w:val="003925A1"/>
    <w:rsid w:val="003937AD"/>
    <w:rsid w:val="003947E9"/>
    <w:rsid w:val="00396974"/>
    <w:rsid w:val="003973F8"/>
    <w:rsid w:val="003A1670"/>
    <w:rsid w:val="003A318A"/>
    <w:rsid w:val="003A4BA3"/>
    <w:rsid w:val="003A508B"/>
    <w:rsid w:val="003A50D5"/>
    <w:rsid w:val="003A6891"/>
    <w:rsid w:val="003A7A83"/>
    <w:rsid w:val="003B1A75"/>
    <w:rsid w:val="003B4D2D"/>
    <w:rsid w:val="003B55C1"/>
    <w:rsid w:val="003B5C49"/>
    <w:rsid w:val="003B5D5D"/>
    <w:rsid w:val="003C25DC"/>
    <w:rsid w:val="003C5A0E"/>
    <w:rsid w:val="003C6217"/>
    <w:rsid w:val="003C6FD1"/>
    <w:rsid w:val="003D17E1"/>
    <w:rsid w:val="003D48B4"/>
    <w:rsid w:val="003D54AE"/>
    <w:rsid w:val="003D7DEB"/>
    <w:rsid w:val="003E1FB7"/>
    <w:rsid w:val="003E33D6"/>
    <w:rsid w:val="003E4287"/>
    <w:rsid w:val="003E5207"/>
    <w:rsid w:val="003F1378"/>
    <w:rsid w:val="003F2F97"/>
    <w:rsid w:val="003F37AD"/>
    <w:rsid w:val="003F45CD"/>
    <w:rsid w:val="003F47E2"/>
    <w:rsid w:val="00403BD0"/>
    <w:rsid w:val="0040425F"/>
    <w:rsid w:val="00404636"/>
    <w:rsid w:val="00411CF6"/>
    <w:rsid w:val="00413929"/>
    <w:rsid w:val="00414091"/>
    <w:rsid w:val="004159DB"/>
    <w:rsid w:val="00420239"/>
    <w:rsid w:val="00420EDE"/>
    <w:rsid w:val="00421BCA"/>
    <w:rsid w:val="00423DDC"/>
    <w:rsid w:val="00424FA5"/>
    <w:rsid w:val="00427697"/>
    <w:rsid w:val="0043098A"/>
    <w:rsid w:val="004325D6"/>
    <w:rsid w:val="004332A8"/>
    <w:rsid w:val="004341C9"/>
    <w:rsid w:val="00434C8D"/>
    <w:rsid w:val="00434DD0"/>
    <w:rsid w:val="00440999"/>
    <w:rsid w:val="00441F76"/>
    <w:rsid w:val="00444962"/>
    <w:rsid w:val="00453F76"/>
    <w:rsid w:val="0045691B"/>
    <w:rsid w:val="00466926"/>
    <w:rsid w:val="00466DEE"/>
    <w:rsid w:val="0046788D"/>
    <w:rsid w:val="004711AC"/>
    <w:rsid w:val="004711BE"/>
    <w:rsid w:val="00471CF1"/>
    <w:rsid w:val="0047250A"/>
    <w:rsid w:val="0047410C"/>
    <w:rsid w:val="0047533D"/>
    <w:rsid w:val="00476F79"/>
    <w:rsid w:val="004770A6"/>
    <w:rsid w:val="00480FFD"/>
    <w:rsid w:val="00484259"/>
    <w:rsid w:val="00484400"/>
    <w:rsid w:val="00484858"/>
    <w:rsid w:val="0048549B"/>
    <w:rsid w:val="00486640"/>
    <w:rsid w:val="00487369"/>
    <w:rsid w:val="00487F98"/>
    <w:rsid w:val="00492AE0"/>
    <w:rsid w:val="00492C82"/>
    <w:rsid w:val="00493D59"/>
    <w:rsid w:val="00494635"/>
    <w:rsid w:val="0049734F"/>
    <w:rsid w:val="00497DB0"/>
    <w:rsid w:val="004A003A"/>
    <w:rsid w:val="004B0D4A"/>
    <w:rsid w:val="004B4E3D"/>
    <w:rsid w:val="004B724E"/>
    <w:rsid w:val="004C17F4"/>
    <w:rsid w:val="004C69A0"/>
    <w:rsid w:val="004C7690"/>
    <w:rsid w:val="004D2CF0"/>
    <w:rsid w:val="004D4DED"/>
    <w:rsid w:val="004D6D27"/>
    <w:rsid w:val="004D72D1"/>
    <w:rsid w:val="004D79DA"/>
    <w:rsid w:val="004E0B23"/>
    <w:rsid w:val="004E37CB"/>
    <w:rsid w:val="004E5773"/>
    <w:rsid w:val="004E5C60"/>
    <w:rsid w:val="004F3084"/>
    <w:rsid w:val="004F48C8"/>
    <w:rsid w:val="004F555A"/>
    <w:rsid w:val="004F719A"/>
    <w:rsid w:val="00503393"/>
    <w:rsid w:val="0050514E"/>
    <w:rsid w:val="005102F3"/>
    <w:rsid w:val="00512AF1"/>
    <w:rsid w:val="00514C69"/>
    <w:rsid w:val="00522798"/>
    <w:rsid w:val="005236AA"/>
    <w:rsid w:val="00523A02"/>
    <w:rsid w:val="005276DE"/>
    <w:rsid w:val="005301CB"/>
    <w:rsid w:val="00530664"/>
    <w:rsid w:val="005312D5"/>
    <w:rsid w:val="0053312A"/>
    <w:rsid w:val="00534757"/>
    <w:rsid w:val="005356F4"/>
    <w:rsid w:val="00536DEA"/>
    <w:rsid w:val="0054006E"/>
    <w:rsid w:val="00541834"/>
    <w:rsid w:val="00542EDC"/>
    <w:rsid w:val="00543BCC"/>
    <w:rsid w:val="00543C0E"/>
    <w:rsid w:val="00543FB2"/>
    <w:rsid w:val="00544722"/>
    <w:rsid w:val="005456E3"/>
    <w:rsid w:val="00551EFE"/>
    <w:rsid w:val="00552256"/>
    <w:rsid w:val="00554676"/>
    <w:rsid w:val="00554AFE"/>
    <w:rsid w:val="00554B4A"/>
    <w:rsid w:val="00555853"/>
    <w:rsid w:val="0055691A"/>
    <w:rsid w:val="00562D6F"/>
    <w:rsid w:val="0056477E"/>
    <w:rsid w:val="00565DC1"/>
    <w:rsid w:val="00567552"/>
    <w:rsid w:val="00571269"/>
    <w:rsid w:val="00571995"/>
    <w:rsid w:val="00572D54"/>
    <w:rsid w:val="0057436B"/>
    <w:rsid w:val="00574DB5"/>
    <w:rsid w:val="00576F3F"/>
    <w:rsid w:val="00577252"/>
    <w:rsid w:val="005811A7"/>
    <w:rsid w:val="00591A90"/>
    <w:rsid w:val="005922BA"/>
    <w:rsid w:val="00593E3E"/>
    <w:rsid w:val="005941D7"/>
    <w:rsid w:val="005960FE"/>
    <w:rsid w:val="0059705E"/>
    <w:rsid w:val="00597C76"/>
    <w:rsid w:val="005A0FEC"/>
    <w:rsid w:val="005A31F3"/>
    <w:rsid w:val="005A5510"/>
    <w:rsid w:val="005A5782"/>
    <w:rsid w:val="005A71DC"/>
    <w:rsid w:val="005B13AD"/>
    <w:rsid w:val="005B2039"/>
    <w:rsid w:val="005B38E9"/>
    <w:rsid w:val="005B3EDC"/>
    <w:rsid w:val="005B45BD"/>
    <w:rsid w:val="005B5C5F"/>
    <w:rsid w:val="005B65FB"/>
    <w:rsid w:val="005B6B19"/>
    <w:rsid w:val="005B73E4"/>
    <w:rsid w:val="005B7B53"/>
    <w:rsid w:val="005C0D19"/>
    <w:rsid w:val="005C0E30"/>
    <w:rsid w:val="005C19E5"/>
    <w:rsid w:val="005C40C1"/>
    <w:rsid w:val="005C4CD5"/>
    <w:rsid w:val="005C74CB"/>
    <w:rsid w:val="005D646D"/>
    <w:rsid w:val="005D65D6"/>
    <w:rsid w:val="005E39F6"/>
    <w:rsid w:val="005E3DAD"/>
    <w:rsid w:val="005E4F78"/>
    <w:rsid w:val="005F10CC"/>
    <w:rsid w:val="005F33C0"/>
    <w:rsid w:val="005F3781"/>
    <w:rsid w:val="005F410F"/>
    <w:rsid w:val="005F572B"/>
    <w:rsid w:val="005F6166"/>
    <w:rsid w:val="005F7156"/>
    <w:rsid w:val="00600C7B"/>
    <w:rsid w:val="00601D18"/>
    <w:rsid w:val="00602262"/>
    <w:rsid w:val="00604BD8"/>
    <w:rsid w:val="00605458"/>
    <w:rsid w:val="00605575"/>
    <w:rsid w:val="00605725"/>
    <w:rsid w:val="006060EA"/>
    <w:rsid w:val="00610B3E"/>
    <w:rsid w:val="0061268B"/>
    <w:rsid w:val="00614828"/>
    <w:rsid w:val="006155B9"/>
    <w:rsid w:val="00615FC2"/>
    <w:rsid w:val="006164EA"/>
    <w:rsid w:val="0061762A"/>
    <w:rsid w:val="006176C4"/>
    <w:rsid w:val="006209E8"/>
    <w:rsid w:val="00620ED7"/>
    <w:rsid w:val="00620FCA"/>
    <w:rsid w:val="00627A6F"/>
    <w:rsid w:val="006307F7"/>
    <w:rsid w:val="00631C76"/>
    <w:rsid w:val="00633001"/>
    <w:rsid w:val="00633417"/>
    <w:rsid w:val="00635CA3"/>
    <w:rsid w:val="006370A9"/>
    <w:rsid w:val="006406DC"/>
    <w:rsid w:val="00642EA6"/>
    <w:rsid w:val="00643750"/>
    <w:rsid w:val="006447A6"/>
    <w:rsid w:val="006451A9"/>
    <w:rsid w:val="00645870"/>
    <w:rsid w:val="006476BF"/>
    <w:rsid w:val="00650367"/>
    <w:rsid w:val="00650C13"/>
    <w:rsid w:val="0065390B"/>
    <w:rsid w:val="0065399D"/>
    <w:rsid w:val="00655825"/>
    <w:rsid w:val="0066034B"/>
    <w:rsid w:val="00662680"/>
    <w:rsid w:val="00666B5B"/>
    <w:rsid w:val="00670B50"/>
    <w:rsid w:val="00672177"/>
    <w:rsid w:val="0067530A"/>
    <w:rsid w:val="006763D0"/>
    <w:rsid w:val="0068187D"/>
    <w:rsid w:val="006839E9"/>
    <w:rsid w:val="0068437D"/>
    <w:rsid w:val="00687004"/>
    <w:rsid w:val="00691B87"/>
    <w:rsid w:val="00694476"/>
    <w:rsid w:val="006A0387"/>
    <w:rsid w:val="006A51A4"/>
    <w:rsid w:val="006A7EE4"/>
    <w:rsid w:val="006B0A37"/>
    <w:rsid w:val="006B0CCA"/>
    <w:rsid w:val="006B1AAD"/>
    <w:rsid w:val="006B2944"/>
    <w:rsid w:val="006B3CE5"/>
    <w:rsid w:val="006B7FDF"/>
    <w:rsid w:val="006C06F2"/>
    <w:rsid w:val="006C1052"/>
    <w:rsid w:val="006C3844"/>
    <w:rsid w:val="006C39C2"/>
    <w:rsid w:val="006C5311"/>
    <w:rsid w:val="006C573D"/>
    <w:rsid w:val="006C587D"/>
    <w:rsid w:val="006D1268"/>
    <w:rsid w:val="006D1346"/>
    <w:rsid w:val="006D3B35"/>
    <w:rsid w:val="006D41A9"/>
    <w:rsid w:val="006D6246"/>
    <w:rsid w:val="006E0C68"/>
    <w:rsid w:val="006E0D1C"/>
    <w:rsid w:val="006E12D3"/>
    <w:rsid w:val="006E2AEB"/>
    <w:rsid w:val="006E4A9A"/>
    <w:rsid w:val="006E6D3F"/>
    <w:rsid w:val="006E7766"/>
    <w:rsid w:val="006F1FDE"/>
    <w:rsid w:val="006F23B3"/>
    <w:rsid w:val="006F5476"/>
    <w:rsid w:val="00701923"/>
    <w:rsid w:val="00702755"/>
    <w:rsid w:val="00705076"/>
    <w:rsid w:val="007057BB"/>
    <w:rsid w:val="00706F19"/>
    <w:rsid w:val="00707464"/>
    <w:rsid w:val="007110DC"/>
    <w:rsid w:val="007148FA"/>
    <w:rsid w:val="00714981"/>
    <w:rsid w:val="00715A36"/>
    <w:rsid w:val="0072123B"/>
    <w:rsid w:val="00725FD6"/>
    <w:rsid w:val="007273B0"/>
    <w:rsid w:val="0072762F"/>
    <w:rsid w:val="007308CD"/>
    <w:rsid w:val="00730CB4"/>
    <w:rsid w:val="007403EB"/>
    <w:rsid w:val="007407BB"/>
    <w:rsid w:val="00740977"/>
    <w:rsid w:val="00742C04"/>
    <w:rsid w:val="00744D6A"/>
    <w:rsid w:val="007514FE"/>
    <w:rsid w:val="007526B9"/>
    <w:rsid w:val="007527D8"/>
    <w:rsid w:val="00755C0A"/>
    <w:rsid w:val="00756737"/>
    <w:rsid w:val="007576ED"/>
    <w:rsid w:val="00757F2E"/>
    <w:rsid w:val="007601F2"/>
    <w:rsid w:val="0076253A"/>
    <w:rsid w:val="00762AC1"/>
    <w:rsid w:val="00765311"/>
    <w:rsid w:val="007654A8"/>
    <w:rsid w:val="007724A0"/>
    <w:rsid w:val="00774980"/>
    <w:rsid w:val="00774BD3"/>
    <w:rsid w:val="00780A99"/>
    <w:rsid w:val="007827FF"/>
    <w:rsid w:val="007831F9"/>
    <w:rsid w:val="00786400"/>
    <w:rsid w:val="00793C5F"/>
    <w:rsid w:val="007950AE"/>
    <w:rsid w:val="00795725"/>
    <w:rsid w:val="00796CF1"/>
    <w:rsid w:val="00797F4C"/>
    <w:rsid w:val="007A22F5"/>
    <w:rsid w:val="007B2E6F"/>
    <w:rsid w:val="007C2488"/>
    <w:rsid w:val="007C363D"/>
    <w:rsid w:val="007C611A"/>
    <w:rsid w:val="007D1CB0"/>
    <w:rsid w:val="007D2242"/>
    <w:rsid w:val="007D26FB"/>
    <w:rsid w:val="007D2779"/>
    <w:rsid w:val="007D73A8"/>
    <w:rsid w:val="007E20D6"/>
    <w:rsid w:val="007E2DA6"/>
    <w:rsid w:val="007E3331"/>
    <w:rsid w:val="007F0180"/>
    <w:rsid w:val="007F0719"/>
    <w:rsid w:val="007F0A7C"/>
    <w:rsid w:val="007F2027"/>
    <w:rsid w:val="007F279C"/>
    <w:rsid w:val="007F293D"/>
    <w:rsid w:val="007F2D11"/>
    <w:rsid w:val="007F4B44"/>
    <w:rsid w:val="007F513C"/>
    <w:rsid w:val="007F51CB"/>
    <w:rsid w:val="00800019"/>
    <w:rsid w:val="0080112B"/>
    <w:rsid w:val="00801B21"/>
    <w:rsid w:val="00802C05"/>
    <w:rsid w:val="00805229"/>
    <w:rsid w:val="00805D40"/>
    <w:rsid w:val="00805F2A"/>
    <w:rsid w:val="0080620F"/>
    <w:rsid w:val="008071F3"/>
    <w:rsid w:val="008109E2"/>
    <w:rsid w:val="0081264D"/>
    <w:rsid w:val="008141CE"/>
    <w:rsid w:val="0081792C"/>
    <w:rsid w:val="00820758"/>
    <w:rsid w:val="00821F7B"/>
    <w:rsid w:val="00823D53"/>
    <w:rsid w:val="00825C6D"/>
    <w:rsid w:val="00826ED3"/>
    <w:rsid w:val="00830808"/>
    <w:rsid w:val="00831C56"/>
    <w:rsid w:val="00831F0D"/>
    <w:rsid w:val="00832350"/>
    <w:rsid w:val="00832622"/>
    <w:rsid w:val="00832BE7"/>
    <w:rsid w:val="00835300"/>
    <w:rsid w:val="00837C9E"/>
    <w:rsid w:val="00841C4B"/>
    <w:rsid w:val="00843E7E"/>
    <w:rsid w:val="0084501B"/>
    <w:rsid w:val="00845419"/>
    <w:rsid w:val="00845A8A"/>
    <w:rsid w:val="00850DBF"/>
    <w:rsid w:val="0085285A"/>
    <w:rsid w:val="00852EF8"/>
    <w:rsid w:val="0085314D"/>
    <w:rsid w:val="00854BAC"/>
    <w:rsid w:val="008554DF"/>
    <w:rsid w:val="008557FD"/>
    <w:rsid w:val="00856CB8"/>
    <w:rsid w:val="0085734E"/>
    <w:rsid w:val="008620C7"/>
    <w:rsid w:val="008622A6"/>
    <w:rsid w:val="00862803"/>
    <w:rsid w:val="0086422D"/>
    <w:rsid w:val="0086627D"/>
    <w:rsid w:val="008733B0"/>
    <w:rsid w:val="00873773"/>
    <w:rsid w:val="008752C0"/>
    <w:rsid w:val="00875ADF"/>
    <w:rsid w:val="00881D62"/>
    <w:rsid w:val="00882B66"/>
    <w:rsid w:val="00883992"/>
    <w:rsid w:val="00884709"/>
    <w:rsid w:val="00885319"/>
    <w:rsid w:val="00890EC3"/>
    <w:rsid w:val="00891B59"/>
    <w:rsid w:val="0089276C"/>
    <w:rsid w:val="008927A7"/>
    <w:rsid w:val="0089326B"/>
    <w:rsid w:val="00894438"/>
    <w:rsid w:val="00894F18"/>
    <w:rsid w:val="00896246"/>
    <w:rsid w:val="00896AEB"/>
    <w:rsid w:val="008A206C"/>
    <w:rsid w:val="008A50A0"/>
    <w:rsid w:val="008A6D4B"/>
    <w:rsid w:val="008A7992"/>
    <w:rsid w:val="008B2281"/>
    <w:rsid w:val="008B2E6E"/>
    <w:rsid w:val="008B32CF"/>
    <w:rsid w:val="008B503B"/>
    <w:rsid w:val="008B7548"/>
    <w:rsid w:val="008C0F92"/>
    <w:rsid w:val="008C457B"/>
    <w:rsid w:val="008C6267"/>
    <w:rsid w:val="008C64E8"/>
    <w:rsid w:val="008C76DC"/>
    <w:rsid w:val="008D23DB"/>
    <w:rsid w:val="008D31C0"/>
    <w:rsid w:val="008D4912"/>
    <w:rsid w:val="008D4C76"/>
    <w:rsid w:val="008D6C31"/>
    <w:rsid w:val="008D75C1"/>
    <w:rsid w:val="008D7DC4"/>
    <w:rsid w:val="008E4666"/>
    <w:rsid w:val="008E4EA0"/>
    <w:rsid w:val="008F01CE"/>
    <w:rsid w:val="008F412E"/>
    <w:rsid w:val="008F7C25"/>
    <w:rsid w:val="008F7F13"/>
    <w:rsid w:val="0090139C"/>
    <w:rsid w:val="009014C0"/>
    <w:rsid w:val="0090210B"/>
    <w:rsid w:val="0090470C"/>
    <w:rsid w:val="009058F4"/>
    <w:rsid w:val="00907402"/>
    <w:rsid w:val="0091116F"/>
    <w:rsid w:val="00911992"/>
    <w:rsid w:val="00911B4C"/>
    <w:rsid w:val="00912C57"/>
    <w:rsid w:val="00914F23"/>
    <w:rsid w:val="009242F6"/>
    <w:rsid w:val="00924366"/>
    <w:rsid w:val="00927D23"/>
    <w:rsid w:val="00930152"/>
    <w:rsid w:val="009305B9"/>
    <w:rsid w:val="00930E6F"/>
    <w:rsid w:val="00932F9E"/>
    <w:rsid w:val="00937988"/>
    <w:rsid w:val="00941A2E"/>
    <w:rsid w:val="00944AC0"/>
    <w:rsid w:val="009458FC"/>
    <w:rsid w:val="00945EB6"/>
    <w:rsid w:val="00946FC6"/>
    <w:rsid w:val="009507FA"/>
    <w:rsid w:val="00950BF1"/>
    <w:rsid w:val="0095153C"/>
    <w:rsid w:val="00953380"/>
    <w:rsid w:val="00954C80"/>
    <w:rsid w:val="009555E9"/>
    <w:rsid w:val="009607EA"/>
    <w:rsid w:val="00960D4E"/>
    <w:rsid w:val="009642DF"/>
    <w:rsid w:val="00966555"/>
    <w:rsid w:val="0096731B"/>
    <w:rsid w:val="00971BC1"/>
    <w:rsid w:val="00971DA5"/>
    <w:rsid w:val="00975936"/>
    <w:rsid w:val="00977919"/>
    <w:rsid w:val="00980388"/>
    <w:rsid w:val="009805FC"/>
    <w:rsid w:val="0098197B"/>
    <w:rsid w:val="00982580"/>
    <w:rsid w:val="009847B9"/>
    <w:rsid w:val="00984F61"/>
    <w:rsid w:val="00985E38"/>
    <w:rsid w:val="00986192"/>
    <w:rsid w:val="0098636B"/>
    <w:rsid w:val="009867A6"/>
    <w:rsid w:val="00987C1C"/>
    <w:rsid w:val="009903ED"/>
    <w:rsid w:val="00991E14"/>
    <w:rsid w:val="00991FC1"/>
    <w:rsid w:val="00993A84"/>
    <w:rsid w:val="00994290"/>
    <w:rsid w:val="0099452B"/>
    <w:rsid w:val="00995B64"/>
    <w:rsid w:val="009A1B7B"/>
    <w:rsid w:val="009A2C09"/>
    <w:rsid w:val="009A368A"/>
    <w:rsid w:val="009A6D59"/>
    <w:rsid w:val="009A6F8F"/>
    <w:rsid w:val="009A7DE7"/>
    <w:rsid w:val="009B36F5"/>
    <w:rsid w:val="009B4811"/>
    <w:rsid w:val="009B5ADC"/>
    <w:rsid w:val="009C07D4"/>
    <w:rsid w:val="009C338A"/>
    <w:rsid w:val="009C4599"/>
    <w:rsid w:val="009C49B1"/>
    <w:rsid w:val="009D03A9"/>
    <w:rsid w:val="009D2068"/>
    <w:rsid w:val="009D260D"/>
    <w:rsid w:val="009D2B97"/>
    <w:rsid w:val="009D38CE"/>
    <w:rsid w:val="009E167E"/>
    <w:rsid w:val="009E1A03"/>
    <w:rsid w:val="009E5DC8"/>
    <w:rsid w:val="009F1E81"/>
    <w:rsid w:val="009F2747"/>
    <w:rsid w:val="009F348D"/>
    <w:rsid w:val="009F38DC"/>
    <w:rsid w:val="009F440D"/>
    <w:rsid w:val="009F512A"/>
    <w:rsid w:val="00A0058D"/>
    <w:rsid w:val="00A0624D"/>
    <w:rsid w:val="00A1070F"/>
    <w:rsid w:val="00A117EE"/>
    <w:rsid w:val="00A129F5"/>
    <w:rsid w:val="00A12AE6"/>
    <w:rsid w:val="00A14225"/>
    <w:rsid w:val="00A14849"/>
    <w:rsid w:val="00A16144"/>
    <w:rsid w:val="00A1627A"/>
    <w:rsid w:val="00A17A01"/>
    <w:rsid w:val="00A2206C"/>
    <w:rsid w:val="00A22B92"/>
    <w:rsid w:val="00A23950"/>
    <w:rsid w:val="00A2564D"/>
    <w:rsid w:val="00A26B34"/>
    <w:rsid w:val="00A301F0"/>
    <w:rsid w:val="00A32A30"/>
    <w:rsid w:val="00A34082"/>
    <w:rsid w:val="00A3699E"/>
    <w:rsid w:val="00A401E6"/>
    <w:rsid w:val="00A416F2"/>
    <w:rsid w:val="00A41F21"/>
    <w:rsid w:val="00A42A73"/>
    <w:rsid w:val="00A4349A"/>
    <w:rsid w:val="00A43A57"/>
    <w:rsid w:val="00A52972"/>
    <w:rsid w:val="00A530F7"/>
    <w:rsid w:val="00A5365B"/>
    <w:rsid w:val="00A54254"/>
    <w:rsid w:val="00A550B2"/>
    <w:rsid w:val="00A55446"/>
    <w:rsid w:val="00A571F3"/>
    <w:rsid w:val="00A57BE9"/>
    <w:rsid w:val="00A57FB0"/>
    <w:rsid w:val="00A610C1"/>
    <w:rsid w:val="00A614A0"/>
    <w:rsid w:val="00A670AD"/>
    <w:rsid w:val="00A7060B"/>
    <w:rsid w:val="00A76682"/>
    <w:rsid w:val="00A7731F"/>
    <w:rsid w:val="00A82DB0"/>
    <w:rsid w:val="00A909B4"/>
    <w:rsid w:val="00A90DDB"/>
    <w:rsid w:val="00A94332"/>
    <w:rsid w:val="00A96123"/>
    <w:rsid w:val="00AA101A"/>
    <w:rsid w:val="00AA4B74"/>
    <w:rsid w:val="00AA66C0"/>
    <w:rsid w:val="00AB2656"/>
    <w:rsid w:val="00AB31F1"/>
    <w:rsid w:val="00AB3B6D"/>
    <w:rsid w:val="00AB751F"/>
    <w:rsid w:val="00AB7962"/>
    <w:rsid w:val="00AB79F6"/>
    <w:rsid w:val="00AC0BCD"/>
    <w:rsid w:val="00AC0EE3"/>
    <w:rsid w:val="00AC10D4"/>
    <w:rsid w:val="00AC116D"/>
    <w:rsid w:val="00AC1D4B"/>
    <w:rsid w:val="00AC225C"/>
    <w:rsid w:val="00AC26B0"/>
    <w:rsid w:val="00AC2DBB"/>
    <w:rsid w:val="00AC2E90"/>
    <w:rsid w:val="00AC3972"/>
    <w:rsid w:val="00AC57A7"/>
    <w:rsid w:val="00AC68D6"/>
    <w:rsid w:val="00AD2F84"/>
    <w:rsid w:val="00AD3A4B"/>
    <w:rsid w:val="00AD5C3D"/>
    <w:rsid w:val="00AD6F12"/>
    <w:rsid w:val="00AE0237"/>
    <w:rsid w:val="00AE13F4"/>
    <w:rsid w:val="00AE3AE2"/>
    <w:rsid w:val="00AE7E10"/>
    <w:rsid w:val="00AF043E"/>
    <w:rsid w:val="00AF36BA"/>
    <w:rsid w:val="00AF46A8"/>
    <w:rsid w:val="00AF5412"/>
    <w:rsid w:val="00B00A13"/>
    <w:rsid w:val="00B0158C"/>
    <w:rsid w:val="00B01F9F"/>
    <w:rsid w:val="00B0359F"/>
    <w:rsid w:val="00B0616E"/>
    <w:rsid w:val="00B11797"/>
    <w:rsid w:val="00B11848"/>
    <w:rsid w:val="00B17D2D"/>
    <w:rsid w:val="00B20F7F"/>
    <w:rsid w:val="00B2147E"/>
    <w:rsid w:val="00B258A0"/>
    <w:rsid w:val="00B2721D"/>
    <w:rsid w:val="00B31676"/>
    <w:rsid w:val="00B35D85"/>
    <w:rsid w:val="00B36FB0"/>
    <w:rsid w:val="00B37110"/>
    <w:rsid w:val="00B37665"/>
    <w:rsid w:val="00B37CFE"/>
    <w:rsid w:val="00B40BD7"/>
    <w:rsid w:val="00B41D11"/>
    <w:rsid w:val="00B426F7"/>
    <w:rsid w:val="00B452FA"/>
    <w:rsid w:val="00B462CA"/>
    <w:rsid w:val="00B4746C"/>
    <w:rsid w:val="00B50401"/>
    <w:rsid w:val="00B508B6"/>
    <w:rsid w:val="00B50BA8"/>
    <w:rsid w:val="00B51C4A"/>
    <w:rsid w:val="00B52851"/>
    <w:rsid w:val="00B548B3"/>
    <w:rsid w:val="00B554F8"/>
    <w:rsid w:val="00B55DB1"/>
    <w:rsid w:val="00B56725"/>
    <w:rsid w:val="00B62AD2"/>
    <w:rsid w:val="00B63089"/>
    <w:rsid w:val="00B735F3"/>
    <w:rsid w:val="00B75DB9"/>
    <w:rsid w:val="00B77185"/>
    <w:rsid w:val="00B82C66"/>
    <w:rsid w:val="00B83807"/>
    <w:rsid w:val="00B85D32"/>
    <w:rsid w:val="00B87E0D"/>
    <w:rsid w:val="00B9297D"/>
    <w:rsid w:val="00B932EC"/>
    <w:rsid w:val="00B93E2E"/>
    <w:rsid w:val="00BA1B90"/>
    <w:rsid w:val="00BA32FF"/>
    <w:rsid w:val="00BA3457"/>
    <w:rsid w:val="00BA3F03"/>
    <w:rsid w:val="00BA4DC8"/>
    <w:rsid w:val="00BA6194"/>
    <w:rsid w:val="00BA6A58"/>
    <w:rsid w:val="00BA7B92"/>
    <w:rsid w:val="00BB1E7E"/>
    <w:rsid w:val="00BB3D8E"/>
    <w:rsid w:val="00BB4F4B"/>
    <w:rsid w:val="00BB6032"/>
    <w:rsid w:val="00BC25BA"/>
    <w:rsid w:val="00BC306D"/>
    <w:rsid w:val="00BC4B33"/>
    <w:rsid w:val="00BC5872"/>
    <w:rsid w:val="00BC6C53"/>
    <w:rsid w:val="00BD0C98"/>
    <w:rsid w:val="00BD0DD0"/>
    <w:rsid w:val="00BD11F9"/>
    <w:rsid w:val="00BD1E64"/>
    <w:rsid w:val="00BD5EA2"/>
    <w:rsid w:val="00BD6D25"/>
    <w:rsid w:val="00BD6EEE"/>
    <w:rsid w:val="00BE0AE3"/>
    <w:rsid w:val="00BE1998"/>
    <w:rsid w:val="00BE1A1D"/>
    <w:rsid w:val="00BE1D6D"/>
    <w:rsid w:val="00BE2514"/>
    <w:rsid w:val="00BE428E"/>
    <w:rsid w:val="00BE4B1B"/>
    <w:rsid w:val="00BF0C4A"/>
    <w:rsid w:val="00BF1C60"/>
    <w:rsid w:val="00BF2459"/>
    <w:rsid w:val="00BF24F9"/>
    <w:rsid w:val="00BF6E4B"/>
    <w:rsid w:val="00BF7084"/>
    <w:rsid w:val="00C0190D"/>
    <w:rsid w:val="00C034CC"/>
    <w:rsid w:val="00C035D7"/>
    <w:rsid w:val="00C07C1D"/>
    <w:rsid w:val="00C17355"/>
    <w:rsid w:val="00C2013D"/>
    <w:rsid w:val="00C20AFA"/>
    <w:rsid w:val="00C2351C"/>
    <w:rsid w:val="00C2563E"/>
    <w:rsid w:val="00C266F6"/>
    <w:rsid w:val="00C27ADE"/>
    <w:rsid w:val="00C27F57"/>
    <w:rsid w:val="00C34BB6"/>
    <w:rsid w:val="00C36116"/>
    <w:rsid w:val="00C36EC1"/>
    <w:rsid w:val="00C41246"/>
    <w:rsid w:val="00C4173D"/>
    <w:rsid w:val="00C44009"/>
    <w:rsid w:val="00C45F9A"/>
    <w:rsid w:val="00C508E8"/>
    <w:rsid w:val="00C53B94"/>
    <w:rsid w:val="00C572D5"/>
    <w:rsid w:val="00C6217D"/>
    <w:rsid w:val="00C62740"/>
    <w:rsid w:val="00C6495B"/>
    <w:rsid w:val="00C66D40"/>
    <w:rsid w:val="00C713C0"/>
    <w:rsid w:val="00C73791"/>
    <w:rsid w:val="00C73994"/>
    <w:rsid w:val="00C75285"/>
    <w:rsid w:val="00C77BE7"/>
    <w:rsid w:val="00C81262"/>
    <w:rsid w:val="00C82236"/>
    <w:rsid w:val="00C83C89"/>
    <w:rsid w:val="00C85118"/>
    <w:rsid w:val="00C8724C"/>
    <w:rsid w:val="00C8765F"/>
    <w:rsid w:val="00C87B59"/>
    <w:rsid w:val="00C923C2"/>
    <w:rsid w:val="00C93BC0"/>
    <w:rsid w:val="00C93CC7"/>
    <w:rsid w:val="00C948F8"/>
    <w:rsid w:val="00CA0D60"/>
    <w:rsid w:val="00CA2D1D"/>
    <w:rsid w:val="00CA4BE4"/>
    <w:rsid w:val="00CA6775"/>
    <w:rsid w:val="00CB0398"/>
    <w:rsid w:val="00CB0CC2"/>
    <w:rsid w:val="00CB1443"/>
    <w:rsid w:val="00CB1817"/>
    <w:rsid w:val="00CB197C"/>
    <w:rsid w:val="00CB3E1E"/>
    <w:rsid w:val="00CB5475"/>
    <w:rsid w:val="00CB5C40"/>
    <w:rsid w:val="00CB66F6"/>
    <w:rsid w:val="00CB68F4"/>
    <w:rsid w:val="00CB79CD"/>
    <w:rsid w:val="00CC523D"/>
    <w:rsid w:val="00CC57C5"/>
    <w:rsid w:val="00CC58E3"/>
    <w:rsid w:val="00CD4718"/>
    <w:rsid w:val="00CD5816"/>
    <w:rsid w:val="00CD68E2"/>
    <w:rsid w:val="00CD6C6C"/>
    <w:rsid w:val="00CD7BCF"/>
    <w:rsid w:val="00CE05E8"/>
    <w:rsid w:val="00CE1A76"/>
    <w:rsid w:val="00CE4AC0"/>
    <w:rsid w:val="00CE51AE"/>
    <w:rsid w:val="00CE76D8"/>
    <w:rsid w:val="00CF06D3"/>
    <w:rsid w:val="00CF47E1"/>
    <w:rsid w:val="00CF59E1"/>
    <w:rsid w:val="00CF5C14"/>
    <w:rsid w:val="00D01888"/>
    <w:rsid w:val="00D01A44"/>
    <w:rsid w:val="00D02231"/>
    <w:rsid w:val="00D0266E"/>
    <w:rsid w:val="00D04E4F"/>
    <w:rsid w:val="00D06085"/>
    <w:rsid w:val="00D0643A"/>
    <w:rsid w:val="00D11BD5"/>
    <w:rsid w:val="00D11F57"/>
    <w:rsid w:val="00D12A6C"/>
    <w:rsid w:val="00D13039"/>
    <w:rsid w:val="00D149CC"/>
    <w:rsid w:val="00D172BA"/>
    <w:rsid w:val="00D203FB"/>
    <w:rsid w:val="00D22F31"/>
    <w:rsid w:val="00D235F7"/>
    <w:rsid w:val="00D23977"/>
    <w:rsid w:val="00D24A58"/>
    <w:rsid w:val="00D2568E"/>
    <w:rsid w:val="00D2590F"/>
    <w:rsid w:val="00D25F18"/>
    <w:rsid w:val="00D27076"/>
    <w:rsid w:val="00D315FC"/>
    <w:rsid w:val="00D31F5A"/>
    <w:rsid w:val="00D3354C"/>
    <w:rsid w:val="00D33B0B"/>
    <w:rsid w:val="00D3587A"/>
    <w:rsid w:val="00D3673B"/>
    <w:rsid w:val="00D419D1"/>
    <w:rsid w:val="00D469FA"/>
    <w:rsid w:val="00D47513"/>
    <w:rsid w:val="00D51C7A"/>
    <w:rsid w:val="00D53C10"/>
    <w:rsid w:val="00D557A2"/>
    <w:rsid w:val="00D5590F"/>
    <w:rsid w:val="00D5609F"/>
    <w:rsid w:val="00D601D0"/>
    <w:rsid w:val="00D6254F"/>
    <w:rsid w:val="00D62B3E"/>
    <w:rsid w:val="00D62FA0"/>
    <w:rsid w:val="00D64383"/>
    <w:rsid w:val="00D64DF7"/>
    <w:rsid w:val="00D67856"/>
    <w:rsid w:val="00D71B88"/>
    <w:rsid w:val="00D74FC1"/>
    <w:rsid w:val="00D75607"/>
    <w:rsid w:val="00D80053"/>
    <w:rsid w:val="00D83D72"/>
    <w:rsid w:val="00D864C0"/>
    <w:rsid w:val="00D87473"/>
    <w:rsid w:val="00D87C55"/>
    <w:rsid w:val="00D87D01"/>
    <w:rsid w:val="00D900A6"/>
    <w:rsid w:val="00D903BF"/>
    <w:rsid w:val="00D95600"/>
    <w:rsid w:val="00D96850"/>
    <w:rsid w:val="00D97109"/>
    <w:rsid w:val="00D97AF8"/>
    <w:rsid w:val="00DA2FF9"/>
    <w:rsid w:val="00DA4B8D"/>
    <w:rsid w:val="00DA5CEB"/>
    <w:rsid w:val="00DA747D"/>
    <w:rsid w:val="00DA779C"/>
    <w:rsid w:val="00DA7EFB"/>
    <w:rsid w:val="00DB071E"/>
    <w:rsid w:val="00DB0D2E"/>
    <w:rsid w:val="00DB1601"/>
    <w:rsid w:val="00DB246B"/>
    <w:rsid w:val="00DB2C6A"/>
    <w:rsid w:val="00DB3EA3"/>
    <w:rsid w:val="00DB6719"/>
    <w:rsid w:val="00DB73F0"/>
    <w:rsid w:val="00DC2F82"/>
    <w:rsid w:val="00DC2FE4"/>
    <w:rsid w:val="00DC3A5C"/>
    <w:rsid w:val="00DC5BBA"/>
    <w:rsid w:val="00DC62B9"/>
    <w:rsid w:val="00DC7F51"/>
    <w:rsid w:val="00DD21AB"/>
    <w:rsid w:val="00DD288D"/>
    <w:rsid w:val="00DE08DB"/>
    <w:rsid w:val="00DE0AE2"/>
    <w:rsid w:val="00DE16B2"/>
    <w:rsid w:val="00DE2081"/>
    <w:rsid w:val="00DE70E6"/>
    <w:rsid w:val="00DE71CD"/>
    <w:rsid w:val="00DF1044"/>
    <w:rsid w:val="00DF1EB8"/>
    <w:rsid w:val="00DF7EC2"/>
    <w:rsid w:val="00DF7FBB"/>
    <w:rsid w:val="00E0134A"/>
    <w:rsid w:val="00E036D9"/>
    <w:rsid w:val="00E042D6"/>
    <w:rsid w:val="00E05AD9"/>
    <w:rsid w:val="00E0634D"/>
    <w:rsid w:val="00E074B4"/>
    <w:rsid w:val="00E1033B"/>
    <w:rsid w:val="00E11CF3"/>
    <w:rsid w:val="00E11E0B"/>
    <w:rsid w:val="00E137C1"/>
    <w:rsid w:val="00E16D4F"/>
    <w:rsid w:val="00E2106B"/>
    <w:rsid w:val="00E242C0"/>
    <w:rsid w:val="00E24362"/>
    <w:rsid w:val="00E24AB4"/>
    <w:rsid w:val="00E26AAB"/>
    <w:rsid w:val="00E309BE"/>
    <w:rsid w:val="00E311E5"/>
    <w:rsid w:val="00E3664E"/>
    <w:rsid w:val="00E4063D"/>
    <w:rsid w:val="00E4238C"/>
    <w:rsid w:val="00E47959"/>
    <w:rsid w:val="00E51EDE"/>
    <w:rsid w:val="00E526B3"/>
    <w:rsid w:val="00E53413"/>
    <w:rsid w:val="00E53F56"/>
    <w:rsid w:val="00E55708"/>
    <w:rsid w:val="00E56733"/>
    <w:rsid w:val="00E572C4"/>
    <w:rsid w:val="00E5775C"/>
    <w:rsid w:val="00E62DB6"/>
    <w:rsid w:val="00E6406C"/>
    <w:rsid w:val="00E64322"/>
    <w:rsid w:val="00E6528D"/>
    <w:rsid w:val="00E67032"/>
    <w:rsid w:val="00E6716C"/>
    <w:rsid w:val="00E701C5"/>
    <w:rsid w:val="00E7128B"/>
    <w:rsid w:val="00E713D1"/>
    <w:rsid w:val="00E73C51"/>
    <w:rsid w:val="00E752E8"/>
    <w:rsid w:val="00E80B57"/>
    <w:rsid w:val="00E80D46"/>
    <w:rsid w:val="00E8136A"/>
    <w:rsid w:val="00E828B0"/>
    <w:rsid w:val="00E82AB0"/>
    <w:rsid w:val="00E831FA"/>
    <w:rsid w:val="00E87744"/>
    <w:rsid w:val="00E879D7"/>
    <w:rsid w:val="00E90798"/>
    <w:rsid w:val="00E90D83"/>
    <w:rsid w:val="00E94838"/>
    <w:rsid w:val="00E94A53"/>
    <w:rsid w:val="00E97546"/>
    <w:rsid w:val="00E9766A"/>
    <w:rsid w:val="00E97672"/>
    <w:rsid w:val="00E976D1"/>
    <w:rsid w:val="00E97E51"/>
    <w:rsid w:val="00E97FEA"/>
    <w:rsid w:val="00EA0766"/>
    <w:rsid w:val="00EA0C02"/>
    <w:rsid w:val="00EA65F8"/>
    <w:rsid w:val="00EA6915"/>
    <w:rsid w:val="00EA7987"/>
    <w:rsid w:val="00EB1B48"/>
    <w:rsid w:val="00EB2DB4"/>
    <w:rsid w:val="00EB3582"/>
    <w:rsid w:val="00EB366D"/>
    <w:rsid w:val="00EB5A42"/>
    <w:rsid w:val="00EB66C6"/>
    <w:rsid w:val="00EB7A2A"/>
    <w:rsid w:val="00EC0D78"/>
    <w:rsid w:val="00ED0A7B"/>
    <w:rsid w:val="00ED5054"/>
    <w:rsid w:val="00ED74A6"/>
    <w:rsid w:val="00EE0C68"/>
    <w:rsid w:val="00EE11F0"/>
    <w:rsid w:val="00EE1E9C"/>
    <w:rsid w:val="00EE75B7"/>
    <w:rsid w:val="00EF6F2B"/>
    <w:rsid w:val="00F00A59"/>
    <w:rsid w:val="00F01FD6"/>
    <w:rsid w:val="00F038C1"/>
    <w:rsid w:val="00F045A8"/>
    <w:rsid w:val="00F04E47"/>
    <w:rsid w:val="00F05C3F"/>
    <w:rsid w:val="00F07FF7"/>
    <w:rsid w:val="00F117EA"/>
    <w:rsid w:val="00F1236C"/>
    <w:rsid w:val="00F135FE"/>
    <w:rsid w:val="00F166C5"/>
    <w:rsid w:val="00F1671B"/>
    <w:rsid w:val="00F171BC"/>
    <w:rsid w:val="00F323CA"/>
    <w:rsid w:val="00F33996"/>
    <w:rsid w:val="00F35FDB"/>
    <w:rsid w:val="00F414AA"/>
    <w:rsid w:val="00F4203C"/>
    <w:rsid w:val="00F42328"/>
    <w:rsid w:val="00F43FCC"/>
    <w:rsid w:val="00F5148E"/>
    <w:rsid w:val="00F51910"/>
    <w:rsid w:val="00F52070"/>
    <w:rsid w:val="00F525AD"/>
    <w:rsid w:val="00F53064"/>
    <w:rsid w:val="00F5347A"/>
    <w:rsid w:val="00F5444B"/>
    <w:rsid w:val="00F545A4"/>
    <w:rsid w:val="00F54643"/>
    <w:rsid w:val="00F55E65"/>
    <w:rsid w:val="00F562C1"/>
    <w:rsid w:val="00F618B1"/>
    <w:rsid w:val="00F62A0B"/>
    <w:rsid w:val="00F62FD3"/>
    <w:rsid w:val="00F66C61"/>
    <w:rsid w:val="00F72D06"/>
    <w:rsid w:val="00F73207"/>
    <w:rsid w:val="00F77315"/>
    <w:rsid w:val="00F779A7"/>
    <w:rsid w:val="00F80004"/>
    <w:rsid w:val="00F80E8B"/>
    <w:rsid w:val="00F817E0"/>
    <w:rsid w:val="00F82C83"/>
    <w:rsid w:val="00F8327E"/>
    <w:rsid w:val="00F83864"/>
    <w:rsid w:val="00F83F5A"/>
    <w:rsid w:val="00F85C82"/>
    <w:rsid w:val="00F85F0B"/>
    <w:rsid w:val="00F8625C"/>
    <w:rsid w:val="00F86636"/>
    <w:rsid w:val="00F903A7"/>
    <w:rsid w:val="00F905D0"/>
    <w:rsid w:val="00F916AA"/>
    <w:rsid w:val="00F92ECA"/>
    <w:rsid w:val="00F938A9"/>
    <w:rsid w:val="00F94FE5"/>
    <w:rsid w:val="00F97983"/>
    <w:rsid w:val="00F97D19"/>
    <w:rsid w:val="00FA1B13"/>
    <w:rsid w:val="00FA53AD"/>
    <w:rsid w:val="00FA5812"/>
    <w:rsid w:val="00FA7D68"/>
    <w:rsid w:val="00FB0730"/>
    <w:rsid w:val="00FB1499"/>
    <w:rsid w:val="00FB2551"/>
    <w:rsid w:val="00FB5BF5"/>
    <w:rsid w:val="00FB5D13"/>
    <w:rsid w:val="00FB5D96"/>
    <w:rsid w:val="00FB5FF0"/>
    <w:rsid w:val="00FB784A"/>
    <w:rsid w:val="00FC05A8"/>
    <w:rsid w:val="00FC28EA"/>
    <w:rsid w:val="00FC29E4"/>
    <w:rsid w:val="00FC518A"/>
    <w:rsid w:val="00FC532A"/>
    <w:rsid w:val="00FC7E86"/>
    <w:rsid w:val="00FD17C6"/>
    <w:rsid w:val="00FD1D66"/>
    <w:rsid w:val="00FD2435"/>
    <w:rsid w:val="00FD2BAC"/>
    <w:rsid w:val="00FD33FE"/>
    <w:rsid w:val="00FD3FEF"/>
    <w:rsid w:val="00FD4976"/>
    <w:rsid w:val="00FD4A0A"/>
    <w:rsid w:val="00FD5CFF"/>
    <w:rsid w:val="00FD6457"/>
    <w:rsid w:val="00FD67E4"/>
    <w:rsid w:val="00FE1FD5"/>
    <w:rsid w:val="00FE3ABE"/>
    <w:rsid w:val="00FE3B6B"/>
    <w:rsid w:val="00FE4162"/>
    <w:rsid w:val="00FE7C8E"/>
    <w:rsid w:val="00FF5D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FD46B1"/>
  <w15:docId w15:val="{ECD232AE-0D56-433C-98B8-A1F80F00D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qFormat="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1A5"/>
    <w:pPr>
      <w:suppressAutoHyphens/>
      <w:spacing w:after="160" w:line="259" w:lineRule="auto"/>
    </w:pPr>
    <w:rPr>
      <w:sz w:val="22"/>
      <w:szCs w:val="22"/>
    </w:rPr>
  </w:style>
  <w:style w:type="paragraph" w:styleId="Heading1">
    <w:name w:val="heading 1"/>
    <w:basedOn w:val="Normal"/>
    <w:link w:val="Heading1Char"/>
    <w:uiPriority w:val="1"/>
    <w:qFormat/>
    <w:rsid w:val="009A73F0"/>
    <w:pPr>
      <w:widowControl w:val="0"/>
      <w:spacing w:after="0" w:line="240" w:lineRule="auto"/>
      <w:ind w:left="100"/>
      <w:outlineLvl w:val="0"/>
    </w:pPr>
    <w:rPr>
      <w:rFonts w:ascii="Arial" w:eastAsia="Arial" w:hAnsi="Arial"/>
      <w:b/>
      <w:bCs/>
      <w:sz w:val="28"/>
      <w:szCs w:val="28"/>
    </w:rPr>
  </w:style>
  <w:style w:type="paragraph" w:styleId="Heading3">
    <w:name w:val="heading 3"/>
    <w:basedOn w:val="Normal"/>
    <w:next w:val="Normal"/>
    <w:link w:val="Heading3Char"/>
    <w:uiPriority w:val="9"/>
    <w:qFormat/>
    <w:rsid w:val="00492C82"/>
    <w:pPr>
      <w:keepNext/>
      <w:keepLines/>
      <w:spacing w:before="200" w:after="0"/>
      <w:outlineLvl w:val="2"/>
    </w:pPr>
    <w:rPr>
      <w:rFonts w:ascii="Calibri Light" w:eastAsia="Times New Roman" w:hAnsi="Calibri Light"/>
      <w:b/>
      <w:bCs/>
      <w:color w:val="5B9BD5"/>
    </w:rPr>
  </w:style>
  <w:style w:type="paragraph" w:styleId="Heading4">
    <w:name w:val="heading 4"/>
    <w:basedOn w:val="Normal"/>
    <w:next w:val="Normal"/>
    <w:link w:val="Heading4Char"/>
    <w:uiPriority w:val="9"/>
    <w:qFormat/>
    <w:rsid w:val="00492C82"/>
    <w:pPr>
      <w:keepNext/>
      <w:keepLines/>
      <w:spacing w:before="200" w:after="0"/>
      <w:outlineLvl w:val="3"/>
    </w:pPr>
    <w:rPr>
      <w:rFonts w:ascii="Calibri Light" w:eastAsia="Times New Roman" w:hAnsi="Calibri Light"/>
      <w:b/>
      <w:bCs/>
      <w:i/>
      <w:iCs/>
      <w:color w:val="5B9BD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1"/>
    <w:qFormat/>
    <w:rsid w:val="009A73F0"/>
    <w:rPr>
      <w:rFonts w:ascii="Arial" w:eastAsia="Arial" w:hAnsi="Arial"/>
      <w:b/>
      <w:bCs/>
      <w:sz w:val="28"/>
      <w:szCs w:val="28"/>
    </w:rPr>
  </w:style>
  <w:style w:type="character" w:customStyle="1" w:styleId="BodyTextChar">
    <w:name w:val="Body Text Char"/>
    <w:link w:val="TextBody"/>
    <w:uiPriority w:val="1"/>
    <w:qFormat/>
    <w:rsid w:val="009A73F0"/>
    <w:rPr>
      <w:rFonts w:ascii="Arial" w:eastAsia="Arial" w:hAnsi="Arial"/>
      <w:sz w:val="20"/>
      <w:szCs w:val="20"/>
    </w:rPr>
  </w:style>
  <w:style w:type="character" w:customStyle="1" w:styleId="EndNoteBibliographyTitleChar">
    <w:name w:val="EndNote Bibliography Title Char"/>
    <w:link w:val="EndNoteBibliographyTitle"/>
    <w:qFormat/>
    <w:rsid w:val="00792843"/>
    <w:rPr>
      <w:rFonts w:ascii="Arial" w:hAnsi="Arial" w:cs="Arial"/>
      <w:sz w:val="22"/>
      <w:szCs w:val="22"/>
    </w:rPr>
  </w:style>
  <w:style w:type="character" w:customStyle="1" w:styleId="EndNoteBibliographyChar">
    <w:name w:val="EndNote Bibliography Char"/>
    <w:link w:val="EndNoteBibliography"/>
    <w:qFormat/>
    <w:rsid w:val="00792843"/>
    <w:rPr>
      <w:rFonts w:ascii="Arial" w:hAnsi="Arial" w:cs="Arial"/>
      <w:sz w:val="22"/>
      <w:szCs w:val="22"/>
    </w:rPr>
  </w:style>
  <w:style w:type="character" w:customStyle="1" w:styleId="InternetLink">
    <w:name w:val="Internet Link"/>
    <w:uiPriority w:val="99"/>
    <w:unhideWhenUsed/>
    <w:rsid w:val="00792843"/>
    <w:rPr>
      <w:color w:val="0563C1"/>
      <w:u w:val="single"/>
    </w:rPr>
  </w:style>
  <w:style w:type="character" w:customStyle="1" w:styleId="BalloonTextChar">
    <w:name w:val="Balloon Text Char"/>
    <w:link w:val="BalloonText"/>
    <w:uiPriority w:val="99"/>
    <w:semiHidden/>
    <w:qFormat/>
    <w:rsid w:val="00FF65B7"/>
    <w:rPr>
      <w:rFonts w:ascii="Tahoma" w:hAnsi="Tahoma" w:cs="Tahoma"/>
      <w:sz w:val="16"/>
      <w:szCs w:val="16"/>
    </w:rPr>
  </w:style>
  <w:style w:type="character" w:styleId="CommentReference">
    <w:name w:val="annotation reference"/>
    <w:uiPriority w:val="99"/>
    <w:semiHidden/>
    <w:unhideWhenUsed/>
    <w:qFormat/>
    <w:rsid w:val="00014D1B"/>
    <w:rPr>
      <w:sz w:val="16"/>
      <w:szCs w:val="16"/>
    </w:rPr>
  </w:style>
  <w:style w:type="character" w:customStyle="1" w:styleId="CommentTextChar">
    <w:name w:val="Comment Text Char"/>
    <w:link w:val="CommentText"/>
    <w:uiPriority w:val="99"/>
    <w:qFormat/>
    <w:rsid w:val="00014D1B"/>
    <w:rPr>
      <w:sz w:val="20"/>
      <w:szCs w:val="20"/>
    </w:rPr>
  </w:style>
  <w:style w:type="character" w:customStyle="1" w:styleId="CommentSubjectChar">
    <w:name w:val="Comment Subject Char"/>
    <w:link w:val="CommentSubject"/>
    <w:uiPriority w:val="99"/>
    <w:semiHidden/>
    <w:qFormat/>
    <w:rsid w:val="00014D1B"/>
    <w:rPr>
      <w:b/>
      <w:bCs/>
      <w:sz w:val="20"/>
      <w:szCs w:val="20"/>
    </w:rPr>
  </w:style>
  <w:style w:type="character" w:customStyle="1" w:styleId="apple-converted-space">
    <w:name w:val="apple-converted-space"/>
    <w:basedOn w:val="DefaultParagraphFont"/>
    <w:qFormat/>
    <w:rsid w:val="00980283"/>
  </w:style>
  <w:style w:type="character" w:styleId="FollowedHyperlink">
    <w:name w:val="FollowedHyperlink"/>
    <w:uiPriority w:val="99"/>
    <w:semiHidden/>
    <w:unhideWhenUsed/>
    <w:qFormat/>
    <w:rsid w:val="00BB4B64"/>
    <w:rPr>
      <w:color w:val="954F72"/>
      <w:u w:val="single"/>
    </w:rPr>
  </w:style>
  <w:style w:type="character" w:customStyle="1" w:styleId="HeaderChar">
    <w:name w:val="Header Char"/>
    <w:basedOn w:val="DefaultParagraphFont"/>
    <w:link w:val="Header"/>
    <w:uiPriority w:val="99"/>
    <w:qFormat/>
    <w:rsid w:val="00CD71A5"/>
  </w:style>
  <w:style w:type="character" w:customStyle="1" w:styleId="FooterChar">
    <w:name w:val="Footer Char"/>
    <w:basedOn w:val="DefaultParagraphFont"/>
    <w:link w:val="Footer"/>
    <w:uiPriority w:val="99"/>
    <w:qFormat/>
    <w:rsid w:val="00CD71A5"/>
  </w:style>
  <w:style w:type="character" w:customStyle="1" w:styleId="ListLabel1">
    <w:name w:val="ListLabel 1"/>
    <w:qFormat/>
    <w:rPr>
      <w:rFonts w:eastAsia="MS PGothic"/>
      <w:w w:val="81"/>
      <w:sz w:val="9"/>
      <w:szCs w:val="9"/>
    </w:rPr>
  </w:style>
  <w:style w:type="character" w:customStyle="1" w:styleId="ListLabel2">
    <w:name w:val="ListLabel 2"/>
    <w:qFormat/>
    <w:rPr>
      <w:rFonts w:eastAsia="Arial"/>
      <w:w w:val="92"/>
      <w:sz w:val="20"/>
      <w:szCs w:val="20"/>
    </w:rPr>
  </w:style>
  <w:style w:type="paragraph" w:customStyle="1" w:styleId="Heading">
    <w:name w:val="Heading"/>
    <w:basedOn w:val="Normal"/>
    <w:next w:val="TextBody"/>
    <w:qFormat/>
    <w:pPr>
      <w:keepNext/>
      <w:spacing w:before="240" w:after="120"/>
    </w:pPr>
    <w:rPr>
      <w:rFonts w:ascii="Liberation Sans" w:eastAsia="Microsoft YaHei" w:hAnsi="Liberation Sans" w:cs="Mangal"/>
      <w:sz w:val="28"/>
      <w:szCs w:val="28"/>
    </w:rPr>
  </w:style>
  <w:style w:type="paragraph" w:customStyle="1" w:styleId="TextBody">
    <w:name w:val="Text Body"/>
    <w:basedOn w:val="Normal"/>
    <w:link w:val="BodyTextChar"/>
    <w:uiPriority w:val="1"/>
    <w:qFormat/>
    <w:rsid w:val="009A73F0"/>
    <w:pPr>
      <w:widowControl w:val="0"/>
      <w:spacing w:before="3" w:after="0" w:line="240" w:lineRule="auto"/>
      <w:ind w:left="100" w:firstLine="298"/>
    </w:pPr>
    <w:rPr>
      <w:rFonts w:ascii="Arial" w:eastAsia="Arial" w:hAnsi="Arial"/>
      <w:sz w:val="20"/>
      <w:szCs w:val="20"/>
    </w:rPr>
  </w:style>
  <w:style w:type="paragraph" w:styleId="List">
    <w:name w:val="List"/>
    <w:basedOn w:val="TextBody"/>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ColorfulList-Accent11">
    <w:name w:val="Colorful List - Accent 11"/>
    <w:basedOn w:val="Normal"/>
    <w:uiPriority w:val="34"/>
    <w:qFormat/>
    <w:rsid w:val="009A73F0"/>
    <w:pPr>
      <w:widowControl w:val="0"/>
      <w:spacing w:after="0" w:line="240" w:lineRule="auto"/>
    </w:pPr>
  </w:style>
  <w:style w:type="paragraph" w:customStyle="1" w:styleId="TableParagraph">
    <w:name w:val="Table Paragraph"/>
    <w:basedOn w:val="Normal"/>
    <w:uiPriority w:val="1"/>
    <w:qFormat/>
    <w:rsid w:val="009A73F0"/>
    <w:pPr>
      <w:widowControl w:val="0"/>
      <w:spacing w:after="0" w:line="240" w:lineRule="auto"/>
    </w:pPr>
  </w:style>
  <w:style w:type="paragraph" w:customStyle="1" w:styleId="EndNoteBibliographyTitle">
    <w:name w:val="EndNote Bibliography Title"/>
    <w:basedOn w:val="Normal"/>
    <w:link w:val="EndNoteBibliographyTitleChar"/>
    <w:qFormat/>
    <w:rsid w:val="00792843"/>
    <w:pPr>
      <w:spacing w:after="0"/>
      <w:jc w:val="center"/>
    </w:pPr>
    <w:rPr>
      <w:rFonts w:ascii="Arial" w:hAnsi="Arial" w:cs="Arial"/>
    </w:rPr>
  </w:style>
  <w:style w:type="paragraph" w:customStyle="1" w:styleId="EndNoteBibliography">
    <w:name w:val="EndNote Bibliography"/>
    <w:basedOn w:val="Normal"/>
    <w:link w:val="EndNoteBibliographyChar"/>
    <w:qFormat/>
    <w:rsid w:val="00792843"/>
    <w:pPr>
      <w:spacing w:line="480" w:lineRule="auto"/>
    </w:pPr>
    <w:rPr>
      <w:rFonts w:ascii="Arial" w:hAnsi="Arial" w:cs="Arial"/>
    </w:rPr>
  </w:style>
  <w:style w:type="paragraph" w:styleId="BalloonText">
    <w:name w:val="Balloon Text"/>
    <w:basedOn w:val="Normal"/>
    <w:link w:val="BalloonTextChar"/>
    <w:uiPriority w:val="99"/>
    <w:semiHidden/>
    <w:unhideWhenUsed/>
    <w:qFormat/>
    <w:rsid w:val="00FF65B7"/>
    <w:pPr>
      <w:spacing w:after="0" w:line="240" w:lineRule="auto"/>
    </w:pPr>
    <w:rPr>
      <w:rFonts w:ascii="Tahoma" w:hAnsi="Tahoma" w:cs="Tahoma"/>
      <w:sz w:val="16"/>
      <w:szCs w:val="16"/>
    </w:rPr>
  </w:style>
  <w:style w:type="paragraph" w:styleId="CommentText">
    <w:name w:val="annotation text"/>
    <w:basedOn w:val="Normal"/>
    <w:link w:val="CommentTextChar"/>
    <w:uiPriority w:val="99"/>
    <w:unhideWhenUsed/>
    <w:qFormat/>
    <w:rsid w:val="00014D1B"/>
    <w:pPr>
      <w:spacing w:line="240" w:lineRule="auto"/>
    </w:pPr>
    <w:rPr>
      <w:sz w:val="20"/>
      <w:szCs w:val="20"/>
    </w:rPr>
  </w:style>
  <w:style w:type="paragraph" w:styleId="CommentSubject">
    <w:name w:val="annotation subject"/>
    <w:basedOn w:val="CommentText"/>
    <w:link w:val="CommentSubjectChar"/>
    <w:uiPriority w:val="99"/>
    <w:semiHidden/>
    <w:unhideWhenUsed/>
    <w:qFormat/>
    <w:rsid w:val="00014D1B"/>
    <w:rPr>
      <w:b/>
      <w:bCs/>
    </w:rPr>
  </w:style>
  <w:style w:type="paragraph" w:customStyle="1" w:styleId="ColorfulShading-Accent11">
    <w:name w:val="Colorful Shading - Accent 11"/>
    <w:uiPriority w:val="99"/>
    <w:semiHidden/>
    <w:qFormat/>
    <w:rsid w:val="005F4B9D"/>
    <w:pPr>
      <w:suppressAutoHyphens/>
    </w:pPr>
    <w:rPr>
      <w:sz w:val="22"/>
      <w:szCs w:val="22"/>
    </w:rPr>
  </w:style>
  <w:style w:type="paragraph" w:styleId="Header">
    <w:name w:val="header"/>
    <w:basedOn w:val="Normal"/>
    <w:link w:val="HeaderChar"/>
    <w:uiPriority w:val="99"/>
    <w:unhideWhenUsed/>
    <w:rsid w:val="00CD71A5"/>
    <w:pPr>
      <w:tabs>
        <w:tab w:val="center" w:pos="4680"/>
        <w:tab w:val="right" w:pos="9360"/>
      </w:tabs>
      <w:spacing w:after="0" w:line="240" w:lineRule="auto"/>
    </w:pPr>
  </w:style>
  <w:style w:type="paragraph" w:styleId="Footer">
    <w:name w:val="footer"/>
    <w:basedOn w:val="Normal"/>
    <w:link w:val="FooterChar"/>
    <w:uiPriority w:val="99"/>
    <w:unhideWhenUsed/>
    <w:rsid w:val="00CD71A5"/>
    <w:pPr>
      <w:tabs>
        <w:tab w:val="center" w:pos="4680"/>
        <w:tab w:val="right" w:pos="9360"/>
      </w:tabs>
      <w:spacing w:after="0" w:line="240" w:lineRule="auto"/>
    </w:pPr>
  </w:style>
  <w:style w:type="paragraph" w:customStyle="1" w:styleId="FrameContents">
    <w:name w:val="Frame Contents"/>
    <w:basedOn w:val="Normal"/>
    <w:qFormat/>
  </w:style>
  <w:style w:type="table" w:styleId="TableGrid">
    <w:name w:val="Table Grid"/>
    <w:basedOn w:val="TableNormal"/>
    <w:uiPriority w:val="39"/>
    <w:rsid w:val="004B40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
    <w:name w:val="Medium Grid 3"/>
    <w:basedOn w:val="TableNormal"/>
    <w:uiPriority w:val="60"/>
    <w:rsid w:val="009831C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MediumGrid3-Accent3">
    <w:name w:val="Medium Grid 3 Accent 3"/>
    <w:basedOn w:val="TableNormal"/>
    <w:uiPriority w:val="60"/>
    <w:rsid w:val="009831C8"/>
    <w:rPr>
      <w:color w:val="7B7B7B"/>
    </w:rPr>
    <w:tblPr>
      <w:tblStyleRowBandSize w:val="1"/>
      <w:tblStyleColBandSize w:val="1"/>
      <w:tblBorders>
        <w:top w:val="single" w:sz="8" w:space="0" w:color="A5A5A5"/>
        <w:bottom w:val="single" w:sz="8" w:space="0" w:color="A5A5A5"/>
      </w:tblBorders>
    </w:tblPr>
    <w:tblStylePr w:type="fir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lastRow">
      <w:pPr>
        <w:spacing w:before="0" w:after="0" w:line="240" w:lineRule="auto"/>
      </w:pPr>
      <w:rPr>
        <w:b/>
        <w:bCs/>
      </w:rPr>
      <w:tblPr/>
      <w:tcPr>
        <w:tcBorders>
          <w:top w:val="single" w:sz="8" w:space="0" w:color="A5A5A5"/>
          <w:left w:val="nil"/>
          <w:bottom w:val="single" w:sz="8" w:space="0" w:color="A5A5A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cPr>
    </w:tblStylePr>
    <w:tblStylePr w:type="band1Horz">
      <w:tblPr/>
      <w:tcPr>
        <w:tcBorders>
          <w:left w:val="nil"/>
          <w:right w:val="nil"/>
          <w:insideH w:val="nil"/>
          <w:insideV w:val="nil"/>
        </w:tcBorders>
        <w:shd w:val="clear" w:color="auto" w:fill="E8E8E8"/>
      </w:tcPr>
    </w:tblStylePr>
  </w:style>
  <w:style w:type="character" w:styleId="Hyperlink">
    <w:name w:val="Hyperlink"/>
    <w:uiPriority w:val="99"/>
    <w:unhideWhenUsed/>
    <w:rsid w:val="00FD33FE"/>
    <w:rPr>
      <w:color w:val="0563C1"/>
      <w:u w:val="single"/>
    </w:rPr>
  </w:style>
  <w:style w:type="paragraph" w:styleId="NormalWeb">
    <w:name w:val="Normal (Web)"/>
    <w:basedOn w:val="Normal"/>
    <w:uiPriority w:val="99"/>
    <w:unhideWhenUsed/>
    <w:rsid w:val="00D47513"/>
    <w:pPr>
      <w:suppressAutoHyphens w:val="0"/>
      <w:spacing w:after="0" w:line="240" w:lineRule="auto"/>
    </w:pPr>
    <w:rPr>
      <w:rFonts w:ascii="Times New Roman" w:eastAsia="Times New Roman" w:hAnsi="Times New Roman"/>
      <w:sz w:val="24"/>
      <w:szCs w:val="24"/>
    </w:rPr>
  </w:style>
  <w:style w:type="character" w:customStyle="1" w:styleId="Heading3Char">
    <w:name w:val="Heading 3 Char"/>
    <w:link w:val="Heading3"/>
    <w:uiPriority w:val="9"/>
    <w:semiHidden/>
    <w:rsid w:val="00492C82"/>
    <w:rPr>
      <w:rFonts w:ascii="Calibri Light" w:eastAsia="Times New Roman" w:hAnsi="Calibri Light" w:cs="Times New Roman"/>
      <w:b/>
      <w:bCs/>
      <w:color w:val="5B9BD5"/>
    </w:rPr>
  </w:style>
  <w:style w:type="character" w:customStyle="1" w:styleId="Heading4Char">
    <w:name w:val="Heading 4 Char"/>
    <w:link w:val="Heading4"/>
    <w:uiPriority w:val="9"/>
    <w:semiHidden/>
    <w:rsid w:val="00492C82"/>
    <w:rPr>
      <w:rFonts w:ascii="Calibri Light" w:eastAsia="Times New Roman" w:hAnsi="Calibri Light" w:cs="Times New Roman"/>
      <w:b/>
      <w:bCs/>
      <w:i/>
      <w:iCs/>
      <w:color w:val="5B9BD5"/>
    </w:rPr>
  </w:style>
  <w:style w:type="character" w:customStyle="1" w:styleId="highlight">
    <w:name w:val="highlight"/>
    <w:basedOn w:val="DefaultParagraphFont"/>
    <w:rsid w:val="00492C82"/>
  </w:style>
  <w:style w:type="character" w:customStyle="1" w:styleId="ui-ncbitoggler-master-text">
    <w:name w:val="ui-ncbitoggler-master-text"/>
    <w:basedOn w:val="DefaultParagraphFont"/>
    <w:rsid w:val="00492C82"/>
  </w:style>
  <w:style w:type="paragraph" w:styleId="DocumentMap">
    <w:name w:val="Document Map"/>
    <w:basedOn w:val="Normal"/>
    <w:link w:val="DocumentMapChar"/>
    <w:uiPriority w:val="99"/>
    <w:semiHidden/>
    <w:unhideWhenUsed/>
    <w:rsid w:val="00852EF8"/>
    <w:pPr>
      <w:spacing w:after="0" w:line="240" w:lineRule="auto"/>
    </w:pPr>
    <w:rPr>
      <w:rFonts w:ascii="Times New Roman" w:hAnsi="Times New Roman"/>
      <w:sz w:val="24"/>
      <w:szCs w:val="24"/>
    </w:rPr>
  </w:style>
  <w:style w:type="character" w:customStyle="1" w:styleId="DocumentMapChar">
    <w:name w:val="Document Map Char"/>
    <w:link w:val="DocumentMap"/>
    <w:uiPriority w:val="99"/>
    <w:semiHidden/>
    <w:rsid w:val="00852EF8"/>
    <w:rPr>
      <w:rFonts w:ascii="Times New Roman" w:hAnsi="Times New Roman"/>
      <w:sz w:val="24"/>
      <w:szCs w:val="24"/>
    </w:rPr>
  </w:style>
  <w:style w:type="paragraph" w:styleId="Revision">
    <w:name w:val="Revision"/>
    <w:hidden/>
    <w:uiPriority w:val="71"/>
    <w:unhideWhenUsed/>
    <w:rsid w:val="003A6891"/>
    <w:rPr>
      <w:sz w:val="22"/>
      <w:szCs w:val="22"/>
    </w:rPr>
  </w:style>
  <w:style w:type="character" w:customStyle="1" w:styleId="id-label">
    <w:name w:val="id-label"/>
    <w:basedOn w:val="DefaultParagraphFont"/>
    <w:rsid w:val="00BB1E7E"/>
  </w:style>
  <w:style w:type="character" w:styleId="Strong">
    <w:name w:val="Strong"/>
    <w:basedOn w:val="DefaultParagraphFont"/>
    <w:uiPriority w:val="22"/>
    <w:qFormat/>
    <w:rsid w:val="00BB1E7E"/>
    <w:rPr>
      <w:b/>
      <w:bCs/>
    </w:rPr>
  </w:style>
  <w:style w:type="paragraph" w:customStyle="1" w:styleId="volume-issue">
    <w:name w:val="volume-issue"/>
    <w:basedOn w:val="Normal"/>
    <w:rsid w:val="005E3DAD"/>
    <w:pPr>
      <w:suppressAutoHyphens w:val="0"/>
      <w:spacing w:before="100" w:beforeAutospacing="1" w:after="100" w:afterAutospacing="1" w:line="240" w:lineRule="auto"/>
    </w:pPr>
    <w:rPr>
      <w:rFonts w:ascii="Times New Roman" w:eastAsia="Times New Roman" w:hAnsi="Times New Roman"/>
      <w:sz w:val="24"/>
      <w:szCs w:val="24"/>
    </w:rPr>
  </w:style>
  <w:style w:type="character" w:customStyle="1" w:styleId="val">
    <w:name w:val="val"/>
    <w:basedOn w:val="DefaultParagraphFont"/>
    <w:rsid w:val="005E3DAD"/>
  </w:style>
  <w:style w:type="paragraph" w:customStyle="1" w:styleId="page-range">
    <w:name w:val="page-range"/>
    <w:basedOn w:val="Normal"/>
    <w:rsid w:val="005E3DAD"/>
    <w:pPr>
      <w:suppressAutoHyphens w:val="0"/>
      <w:spacing w:before="100" w:beforeAutospacing="1" w:after="100" w:afterAutospacing="1" w:line="240" w:lineRule="auto"/>
    </w:pPr>
    <w:rPr>
      <w:rFonts w:ascii="Times New Roman" w:eastAsia="Times New Roman" w:hAnsi="Times New Roman"/>
      <w:sz w:val="24"/>
      <w:szCs w:val="24"/>
    </w:rPr>
  </w:style>
  <w:style w:type="table" w:styleId="ListTable1Light-Accent3">
    <w:name w:val="List Table 1 Light Accent 3"/>
    <w:basedOn w:val="TableNormal"/>
    <w:uiPriority w:val="46"/>
    <w:rsid w:val="007F2027"/>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Emphasis">
    <w:name w:val="Emphasis"/>
    <w:basedOn w:val="DefaultParagraphFont"/>
    <w:uiPriority w:val="20"/>
    <w:qFormat/>
    <w:rsid w:val="003076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839693">
      <w:bodyDiv w:val="1"/>
      <w:marLeft w:val="0"/>
      <w:marRight w:val="0"/>
      <w:marTop w:val="0"/>
      <w:marBottom w:val="0"/>
      <w:divBdr>
        <w:top w:val="none" w:sz="0" w:space="0" w:color="auto"/>
        <w:left w:val="none" w:sz="0" w:space="0" w:color="auto"/>
        <w:bottom w:val="none" w:sz="0" w:space="0" w:color="auto"/>
        <w:right w:val="none" w:sz="0" w:space="0" w:color="auto"/>
      </w:divBdr>
    </w:div>
    <w:div w:id="43256505">
      <w:bodyDiv w:val="1"/>
      <w:marLeft w:val="0"/>
      <w:marRight w:val="0"/>
      <w:marTop w:val="0"/>
      <w:marBottom w:val="0"/>
      <w:divBdr>
        <w:top w:val="none" w:sz="0" w:space="0" w:color="auto"/>
        <w:left w:val="none" w:sz="0" w:space="0" w:color="auto"/>
        <w:bottom w:val="none" w:sz="0" w:space="0" w:color="auto"/>
        <w:right w:val="none" w:sz="0" w:space="0" w:color="auto"/>
      </w:divBdr>
    </w:div>
    <w:div w:id="58943612">
      <w:bodyDiv w:val="1"/>
      <w:marLeft w:val="0"/>
      <w:marRight w:val="0"/>
      <w:marTop w:val="0"/>
      <w:marBottom w:val="0"/>
      <w:divBdr>
        <w:top w:val="none" w:sz="0" w:space="0" w:color="auto"/>
        <w:left w:val="none" w:sz="0" w:space="0" w:color="auto"/>
        <w:bottom w:val="none" w:sz="0" w:space="0" w:color="auto"/>
        <w:right w:val="none" w:sz="0" w:space="0" w:color="auto"/>
      </w:divBdr>
    </w:div>
    <w:div w:id="137039391">
      <w:bodyDiv w:val="1"/>
      <w:marLeft w:val="0"/>
      <w:marRight w:val="0"/>
      <w:marTop w:val="0"/>
      <w:marBottom w:val="0"/>
      <w:divBdr>
        <w:top w:val="none" w:sz="0" w:space="0" w:color="auto"/>
        <w:left w:val="none" w:sz="0" w:space="0" w:color="auto"/>
        <w:bottom w:val="none" w:sz="0" w:space="0" w:color="auto"/>
        <w:right w:val="none" w:sz="0" w:space="0" w:color="auto"/>
      </w:divBdr>
    </w:div>
    <w:div w:id="158280165">
      <w:bodyDiv w:val="1"/>
      <w:marLeft w:val="0"/>
      <w:marRight w:val="0"/>
      <w:marTop w:val="0"/>
      <w:marBottom w:val="0"/>
      <w:divBdr>
        <w:top w:val="none" w:sz="0" w:space="0" w:color="auto"/>
        <w:left w:val="none" w:sz="0" w:space="0" w:color="auto"/>
        <w:bottom w:val="none" w:sz="0" w:space="0" w:color="auto"/>
        <w:right w:val="none" w:sz="0" w:space="0" w:color="auto"/>
      </w:divBdr>
    </w:div>
    <w:div w:id="271474109">
      <w:bodyDiv w:val="1"/>
      <w:marLeft w:val="0"/>
      <w:marRight w:val="0"/>
      <w:marTop w:val="0"/>
      <w:marBottom w:val="0"/>
      <w:divBdr>
        <w:top w:val="none" w:sz="0" w:space="0" w:color="auto"/>
        <w:left w:val="none" w:sz="0" w:space="0" w:color="auto"/>
        <w:bottom w:val="none" w:sz="0" w:space="0" w:color="auto"/>
        <w:right w:val="none" w:sz="0" w:space="0" w:color="auto"/>
      </w:divBdr>
    </w:div>
    <w:div w:id="280696172">
      <w:bodyDiv w:val="1"/>
      <w:marLeft w:val="0"/>
      <w:marRight w:val="0"/>
      <w:marTop w:val="0"/>
      <w:marBottom w:val="0"/>
      <w:divBdr>
        <w:top w:val="none" w:sz="0" w:space="0" w:color="auto"/>
        <w:left w:val="none" w:sz="0" w:space="0" w:color="auto"/>
        <w:bottom w:val="none" w:sz="0" w:space="0" w:color="auto"/>
        <w:right w:val="none" w:sz="0" w:space="0" w:color="auto"/>
      </w:divBdr>
    </w:div>
    <w:div w:id="305018057">
      <w:bodyDiv w:val="1"/>
      <w:marLeft w:val="0"/>
      <w:marRight w:val="0"/>
      <w:marTop w:val="0"/>
      <w:marBottom w:val="0"/>
      <w:divBdr>
        <w:top w:val="none" w:sz="0" w:space="0" w:color="auto"/>
        <w:left w:val="none" w:sz="0" w:space="0" w:color="auto"/>
        <w:bottom w:val="none" w:sz="0" w:space="0" w:color="auto"/>
        <w:right w:val="none" w:sz="0" w:space="0" w:color="auto"/>
      </w:divBdr>
    </w:div>
    <w:div w:id="366956992">
      <w:bodyDiv w:val="1"/>
      <w:marLeft w:val="0"/>
      <w:marRight w:val="0"/>
      <w:marTop w:val="0"/>
      <w:marBottom w:val="0"/>
      <w:divBdr>
        <w:top w:val="none" w:sz="0" w:space="0" w:color="auto"/>
        <w:left w:val="none" w:sz="0" w:space="0" w:color="auto"/>
        <w:bottom w:val="none" w:sz="0" w:space="0" w:color="auto"/>
        <w:right w:val="none" w:sz="0" w:space="0" w:color="auto"/>
      </w:divBdr>
    </w:div>
    <w:div w:id="471480902">
      <w:bodyDiv w:val="1"/>
      <w:marLeft w:val="0"/>
      <w:marRight w:val="0"/>
      <w:marTop w:val="0"/>
      <w:marBottom w:val="0"/>
      <w:divBdr>
        <w:top w:val="none" w:sz="0" w:space="0" w:color="auto"/>
        <w:left w:val="none" w:sz="0" w:space="0" w:color="auto"/>
        <w:bottom w:val="none" w:sz="0" w:space="0" w:color="auto"/>
        <w:right w:val="none" w:sz="0" w:space="0" w:color="auto"/>
      </w:divBdr>
    </w:div>
    <w:div w:id="518786464">
      <w:bodyDiv w:val="1"/>
      <w:marLeft w:val="0"/>
      <w:marRight w:val="0"/>
      <w:marTop w:val="0"/>
      <w:marBottom w:val="0"/>
      <w:divBdr>
        <w:top w:val="none" w:sz="0" w:space="0" w:color="auto"/>
        <w:left w:val="none" w:sz="0" w:space="0" w:color="auto"/>
        <w:bottom w:val="none" w:sz="0" w:space="0" w:color="auto"/>
        <w:right w:val="none" w:sz="0" w:space="0" w:color="auto"/>
      </w:divBdr>
    </w:div>
    <w:div w:id="543447110">
      <w:bodyDiv w:val="1"/>
      <w:marLeft w:val="0"/>
      <w:marRight w:val="0"/>
      <w:marTop w:val="0"/>
      <w:marBottom w:val="0"/>
      <w:divBdr>
        <w:top w:val="none" w:sz="0" w:space="0" w:color="auto"/>
        <w:left w:val="none" w:sz="0" w:space="0" w:color="auto"/>
        <w:bottom w:val="none" w:sz="0" w:space="0" w:color="auto"/>
        <w:right w:val="none" w:sz="0" w:space="0" w:color="auto"/>
      </w:divBdr>
    </w:div>
    <w:div w:id="628126377">
      <w:bodyDiv w:val="1"/>
      <w:marLeft w:val="0"/>
      <w:marRight w:val="0"/>
      <w:marTop w:val="0"/>
      <w:marBottom w:val="0"/>
      <w:divBdr>
        <w:top w:val="none" w:sz="0" w:space="0" w:color="auto"/>
        <w:left w:val="none" w:sz="0" w:space="0" w:color="auto"/>
        <w:bottom w:val="none" w:sz="0" w:space="0" w:color="auto"/>
        <w:right w:val="none" w:sz="0" w:space="0" w:color="auto"/>
      </w:divBdr>
    </w:div>
    <w:div w:id="632177876">
      <w:bodyDiv w:val="1"/>
      <w:marLeft w:val="0"/>
      <w:marRight w:val="0"/>
      <w:marTop w:val="0"/>
      <w:marBottom w:val="0"/>
      <w:divBdr>
        <w:top w:val="none" w:sz="0" w:space="0" w:color="auto"/>
        <w:left w:val="none" w:sz="0" w:space="0" w:color="auto"/>
        <w:bottom w:val="none" w:sz="0" w:space="0" w:color="auto"/>
        <w:right w:val="none" w:sz="0" w:space="0" w:color="auto"/>
      </w:divBdr>
    </w:div>
    <w:div w:id="931667404">
      <w:bodyDiv w:val="1"/>
      <w:marLeft w:val="0"/>
      <w:marRight w:val="0"/>
      <w:marTop w:val="0"/>
      <w:marBottom w:val="0"/>
      <w:divBdr>
        <w:top w:val="none" w:sz="0" w:space="0" w:color="auto"/>
        <w:left w:val="none" w:sz="0" w:space="0" w:color="auto"/>
        <w:bottom w:val="none" w:sz="0" w:space="0" w:color="auto"/>
        <w:right w:val="none" w:sz="0" w:space="0" w:color="auto"/>
      </w:divBdr>
    </w:div>
    <w:div w:id="961494292">
      <w:bodyDiv w:val="1"/>
      <w:marLeft w:val="0"/>
      <w:marRight w:val="0"/>
      <w:marTop w:val="0"/>
      <w:marBottom w:val="0"/>
      <w:divBdr>
        <w:top w:val="none" w:sz="0" w:space="0" w:color="auto"/>
        <w:left w:val="none" w:sz="0" w:space="0" w:color="auto"/>
        <w:bottom w:val="none" w:sz="0" w:space="0" w:color="auto"/>
        <w:right w:val="none" w:sz="0" w:space="0" w:color="auto"/>
      </w:divBdr>
    </w:div>
    <w:div w:id="978801398">
      <w:bodyDiv w:val="1"/>
      <w:marLeft w:val="0"/>
      <w:marRight w:val="0"/>
      <w:marTop w:val="0"/>
      <w:marBottom w:val="0"/>
      <w:divBdr>
        <w:top w:val="none" w:sz="0" w:space="0" w:color="auto"/>
        <w:left w:val="none" w:sz="0" w:space="0" w:color="auto"/>
        <w:bottom w:val="none" w:sz="0" w:space="0" w:color="auto"/>
        <w:right w:val="none" w:sz="0" w:space="0" w:color="auto"/>
      </w:divBdr>
    </w:div>
    <w:div w:id="1029524351">
      <w:bodyDiv w:val="1"/>
      <w:marLeft w:val="0"/>
      <w:marRight w:val="0"/>
      <w:marTop w:val="0"/>
      <w:marBottom w:val="0"/>
      <w:divBdr>
        <w:top w:val="none" w:sz="0" w:space="0" w:color="auto"/>
        <w:left w:val="none" w:sz="0" w:space="0" w:color="auto"/>
        <w:bottom w:val="none" w:sz="0" w:space="0" w:color="auto"/>
        <w:right w:val="none" w:sz="0" w:space="0" w:color="auto"/>
      </w:divBdr>
    </w:div>
    <w:div w:id="1112017455">
      <w:bodyDiv w:val="1"/>
      <w:marLeft w:val="0"/>
      <w:marRight w:val="0"/>
      <w:marTop w:val="0"/>
      <w:marBottom w:val="0"/>
      <w:divBdr>
        <w:top w:val="none" w:sz="0" w:space="0" w:color="auto"/>
        <w:left w:val="none" w:sz="0" w:space="0" w:color="auto"/>
        <w:bottom w:val="none" w:sz="0" w:space="0" w:color="auto"/>
        <w:right w:val="none" w:sz="0" w:space="0" w:color="auto"/>
      </w:divBdr>
    </w:div>
    <w:div w:id="1155996814">
      <w:bodyDiv w:val="1"/>
      <w:marLeft w:val="0"/>
      <w:marRight w:val="0"/>
      <w:marTop w:val="0"/>
      <w:marBottom w:val="0"/>
      <w:divBdr>
        <w:top w:val="none" w:sz="0" w:space="0" w:color="auto"/>
        <w:left w:val="none" w:sz="0" w:space="0" w:color="auto"/>
        <w:bottom w:val="none" w:sz="0" w:space="0" w:color="auto"/>
        <w:right w:val="none" w:sz="0" w:space="0" w:color="auto"/>
      </w:divBdr>
      <w:divsChild>
        <w:div w:id="1694963392">
          <w:marLeft w:val="0"/>
          <w:marRight w:val="0"/>
          <w:marTop w:val="0"/>
          <w:marBottom w:val="0"/>
          <w:divBdr>
            <w:top w:val="none" w:sz="0" w:space="0" w:color="auto"/>
            <w:left w:val="none" w:sz="0" w:space="0" w:color="auto"/>
            <w:bottom w:val="none" w:sz="0" w:space="0" w:color="auto"/>
            <w:right w:val="none" w:sz="0" w:space="0" w:color="auto"/>
          </w:divBdr>
          <w:divsChild>
            <w:div w:id="402458961">
              <w:marLeft w:val="0"/>
              <w:marRight w:val="0"/>
              <w:marTop w:val="0"/>
              <w:marBottom w:val="0"/>
              <w:divBdr>
                <w:top w:val="none" w:sz="0" w:space="0" w:color="auto"/>
                <w:left w:val="none" w:sz="0" w:space="0" w:color="auto"/>
                <w:bottom w:val="none" w:sz="0" w:space="0" w:color="auto"/>
                <w:right w:val="none" w:sz="0" w:space="0" w:color="auto"/>
              </w:divBdr>
              <w:divsChild>
                <w:div w:id="837307595">
                  <w:marLeft w:val="0"/>
                  <w:marRight w:val="0"/>
                  <w:marTop w:val="0"/>
                  <w:marBottom w:val="0"/>
                  <w:divBdr>
                    <w:top w:val="none" w:sz="0" w:space="0" w:color="auto"/>
                    <w:left w:val="none" w:sz="0" w:space="0" w:color="auto"/>
                    <w:bottom w:val="none" w:sz="0" w:space="0" w:color="auto"/>
                    <w:right w:val="none" w:sz="0" w:space="0" w:color="auto"/>
                  </w:divBdr>
                  <w:divsChild>
                    <w:div w:id="818377287">
                      <w:marLeft w:val="0"/>
                      <w:marRight w:val="0"/>
                      <w:marTop w:val="0"/>
                      <w:marBottom w:val="0"/>
                      <w:divBdr>
                        <w:top w:val="none" w:sz="0" w:space="0" w:color="auto"/>
                        <w:left w:val="none" w:sz="0" w:space="0" w:color="auto"/>
                        <w:bottom w:val="none" w:sz="0" w:space="0" w:color="auto"/>
                        <w:right w:val="none" w:sz="0" w:space="0" w:color="auto"/>
                      </w:divBdr>
                      <w:divsChild>
                        <w:div w:id="1355617486">
                          <w:marLeft w:val="0"/>
                          <w:marRight w:val="0"/>
                          <w:marTop w:val="0"/>
                          <w:marBottom w:val="0"/>
                          <w:divBdr>
                            <w:top w:val="none" w:sz="0" w:space="0" w:color="auto"/>
                            <w:left w:val="none" w:sz="0" w:space="0" w:color="auto"/>
                            <w:bottom w:val="none" w:sz="0" w:space="0" w:color="auto"/>
                            <w:right w:val="none" w:sz="0" w:space="0" w:color="auto"/>
                          </w:divBdr>
                          <w:divsChild>
                            <w:div w:id="585264715">
                              <w:marLeft w:val="0"/>
                              <w:marRight w:val="0"/>
                              <w:marTop w:val="0"/>
                              <w:marBottom w:val="0"/>
                              <w:divBdr>
                                <w:top w:val="none" w:sz="0" w:space="0" w:color="auto"/>
                                <w:left w:val="none" w:sz="0" w:space="0" w:color="auto"/>
                                <w:bottom w:val="none" w:sz="0" w:space="0" w:color="auto"/>
                                <w:right w:val="none" w:sz="0" w:space="0" w:color="auto"/>
                              </w:divBdr>
                              <w:divsChild>
                                <w:div w:id="380787089">
                                  <w:marLeft w:val="0"/>
                                  <w:marRight w:val="0"/>
                                  <w:marTop w:val="0"/>
                                  <w:marBottom w:val="0"/>
                                  <w:divBdr>
                                    <w:top w:val="none" w:sz="0" w:space="0" w:color="auto"/>
                                    <w:left w:val="none" w:sz="0" w:space="0" w:color="auto"/>
                                    <w:bottom w:val="none" w:sz="0" w:space="0" w:color="auto"/>
                                    <w:right w:val="none" w:sz="0" w:space="0" w:color="auto"/>
                                  </w:divBdr>
                                  <w:divsChild>
                                    <w:div w:id="915020832">
                                      <w:marLeft w:val="0"/>
                                      <w:marRight w:val="0"/>
                                      <w:marTop w:val="0"/>
                                      <w:marBottom w:val="0"/>
                                      <w:divBdr>
                                        <w:top w:val="none" w:sz="0" w:space="0" w:color="auto"/>
                                        <w:left w:val="none" w:sz="0" w:space="0" w:color="auto"/>
                                        <w:bottom w:val="none" w:sz="0" w:space="0" w:color="auto"/>
                                        <w:right w:val="none" w:sz="0" w:space="0" w:color="auto"/>
                                      </w:divBdr>
                                      <w:divsChild>
                                        <w:div w:id="1283421527">
                                          <w:marLeft w:val="0"/>
                                          <w:marRight w:val="0"/>
                                          <w:marTop w:val="0"/>
                                          <w:marBottom w:val="0"/>
                                          <w:divBdr>
                                            <w:top w:val="none" w:sz="0" w:space="0" w:color="auto"/>
                                            <w:left w:val="none" w:sz="0" w:space="0" w:color="auto"/>
                                            <w:bottom w:val="none" w:sz="0" w:space="0" w:color="auto"/>
                                            <w:right w:val="none" w:sz="0" w:space="0" w:color="auto"/>
                                          </w:divBdr>
                                          <w:divsChild>
                                            <w:div w:id="1032657547">
                                              <w:marLeft w:val="0"/>
                                              <w:marRight w:val="0"/>
                                              <w:marTop w:val="0"/>
                                              <w:marBottom w:val="0"/>
                                              <w:divBdr>
                                                <w:top w:val="none" w:sz="0" w:space="0" w:color="auto"/>
                                                <w:left w:val="none" w:sz="0" w:space="0" w:color="auto"/>
                                                <w:bottom w:val="none" w:sz="0" w:space="0" w:color="auto"/>
                                                <w:right w:val="none" w:sz="0" w:space="0" w:color="auto"/>
                                              </w:divBdr>
                                              <w:divsChild>
                                                <w:div w:id="375933709">
                                                  <w:marLeft w:val="0"/>
                                                  <w:marRight w:val="0"/>
                                                  <w:marTop w:val="0"/>
                                                  <w:marBottom w:val="0"/>
                                                  <w:divBdr>
                                                    <w:top w:val="none" w:sz="0" w:space="0" w:color="auto"/>
                                                    <w:left w:val="none" w:sz="0" w:space="0" w:color="auto"/>
                                                    <w:bottom w:val="none" w:sz="0" w:space="0" w:color="auto"/>
                                                    <w:right w:val="none" w:sz="0" w:space="0" w:color="auto"/>
                                                  </w:divBdr>
                                                  <w:divsChild>
                                                    <w:div w:id="1262878800">
                                                      <w:marLeft w:val="0"/>
                                                      <w:marRight w:val="0"/>
                                                      <w:marTop w:val="0"/>
                                                      <w:marBottom w:val="0"/>
                                                      <w:divBdr>
                                                        <w:top w:val="none" w:sz="0" w:space="0" w:color="auto"/>
                                                        <w:left w:val="none" w:sz="0" w:space="0" w:color="auto"/>
                                                        <w:bottom w:val="none" w:sz="0" w:space="0" w:color="auto"/>
                                                        <w:right w:val="none" w:sz="0" w:space="0" w:color="auto"/>
                                                      </w:divBdr>
                                                      <w:divsChild>
                                                        <w:div w:id="288442472">
                                                          <w:marLeft w:val="0"/>
                                                          <w:marRight w:val="0"/>
                                                          <w:marTop w:val="0"/>
                                                          <w:marBottom w:val="0"/>
                                                          <w:divBdr>
                                                            <w:top w:val="none" w:sz="0" w:space="0" w:color="auto"/>
                                                            <w:left w:val="none" w:sz="0" w:space="0" w:color="auto"/>
                                                            <w:bottom w:val="none" w:sz="0" w:space="0" w:color="auto"/>
                                                            <w:right w:val="none" w:sz="0" w:space="0" w:color="auto"/>
                                                          </w:divBdr>
                                                          <w:divsChild>
                                                            <w:div w:id="2039042077">
                                                              <w:marLeft w:val="0"/>
                                                              <w:marRight w:val="0"/>
                                                              <w:marTop w:val="0"/>
                                                              <w:marBottom w:val="0"/>
                                                              <w:divBdr>
                                                                <w:top w:val="none" w:sz="0" w:space="0" w:color="auto"/>
                                                                <w:left w:val="none" w:sz="0" w:space="0" w:color="auto"/>
                                                                <w:bottom w:val="none" w:sz="0" w:space="0" w:color="auto"/>
                                                                <w:right w:val="none" w:sz="0" w:space="0" w:color="auto"/>
                                                              </w:divBdr>
                                                              <w:divsChild>
                                                                <w:div w:id="1669402001">
                                                                  <w:marLeft w:val="0"/>
                                                                  <w:marRight w:val="0"/>
                                                                  <w:marTop w:val="0"/>
                                                                  <w:marBottom w:val="0"/>
                                                                  <w:divBdr>
                                                                    <w:top w:val="none" w:sz="0" w:space="0" w:color="auto"/>
                                                                    <w:left w:val="none" w:sz="0" w:space="0" w:color="auto"/>
                                                                    <w:bottom w:val="none" w:sz="0" w:space="0" w:color="auto"/>
                                                                    <w:right w:val="none" w:sz="0" w:space="0" w:color="auto"/>
                                                                  </w:divBdr>
                                                                  <w:divsChild>
                                                                    <w:div w:id="1810056403">
                                                                      <w:marLeft w:val="405"/>
                                                                      <w:marRight w:val="0"/>
                                                                      <w:marTop w:val="0"/>
                                                                      <w:marBottom w:val="0"/>
                                                                      <w:divBdr>
                                                                        <w:top w:val="none" w:sz="0" w:space="0" w:color="auto"/>
                                                                        <w:left w:val="none" w:sz="0" w:space="0" w:color="auto"/>
                                                                        <w:bottom w:val="none" w:sz="0" w:space="0" w:color="auto"/>
                                                                        <w:right w:val="none" w:sz="0" w:space="0" w:color="auto"/>
                                                                      </w:divBdr>
                                                                      <w:divsChild>
                                                                        <w:div w:id="297491268">
                                                                          <w:marLeft w:val="0"/>
                                                                          <w:marRight w:val="0"/>
                                                                          <w:marTop w:val="0"/>
                                                                          <w:marBottom w:val="0"/>
                                                                          <w:divBdr>
                                                                            <w:top w:val="none" w:sz="0" w:space="0" w:color="auto"/>
                                                                            <w:left w:val="none" w:sz="0" w:space="0" w:color="auto"/>
                                                                            <w:bottom w:val="none" w:sz="0" w:space="0" w:color="auto"/>
                                                                            <w:right w:val="none" w:sz="0" w:space="0" w:color="auto"/>
                                                                          </w:divBdr>
                                                                          <w:divsChild>
                                                                            <w:div w:id="1633902038">
                                                                              <w:marLeft w:val="0"/>
                                                                              <w:marRight w:val="0"/>
                                                                              <w:marTop w:val="0"/>
                                                                              <w:marBottom w:val="0"/>
                                                                              <w:divBdr>
                                                                                <w:top w:val="none" w:sz="0" w:space="0" w:color="auto"/>
                                                                                <w:left w:val="none" w:sz="0" w:space="0" w:color="auto"/>
                                                                                <w:bottom w:val="none" w:sz="0" w:space="0" w:color="auto"/>
                                                                                <w:right w:val="none" w:sz="0" w:space="0" w:color="auto"/>
                                                                              </w:divBdr>
                                                                              <w:divsChild>
                                                                                <w:div w:id="1983581024">
                                                                                  <w:marLeft w:val="0"/>
                                                                                  <w:marRight w:val="0"/>
                                                                                  <w:marTop w:val="0"/>
                                                                                  <w:marBottom w:val="0"/>
                                                                                  <w:divBdr>
                                                                                    <w:top w:val="none" w:sz="0" w:space="0" w:color="auto"/>
                                                                                    <w:left w:val="none" w:sz="0" w:space="0" w:color="auto"/>
                                                                                    <w:bottom w:val="none" w:sz="0" w:space="0" w:color="auto"/>
                                                                                    <w:right w:val="none" w:sz="0" w:space="0" w:color="auto"/>
                                                                                  </w:divBdr>
                                                                                  <w:divsChild>
                                                                                    <w:div w:id="1529291955">
                                                                                      <w:marLeft w:val="0"/>
                                                                                      <w:marRight w:val="0"/>
                                                                                      <w:marTop w:val="0"/>
                                                                                      <w:marBottom w:val="0"/>
                                                                                      <w:divBdr>
                                                                                        <w:top w:val="none" w:sz="0" w:space="0" w:color="auto"/>
                                                                                        <w:left w:val="none" w:sz="0" w:space="0" w:color="auto"/>
                                                                                        <w:bottom w:val="none" w:sz="0" w:space="0" w:color="auto"/>
                                                                                        <w:right w:val="none" w:sz="0" w:space="0" w:color="auto"/>
                                                                                      </w:divBdr>
                                                                                      <w:divsChild>
                                                                                        <w:div w:id="161358966">
                                                                                          <w:marLeft w:val="0"/>
                                                                                          <w:marRight w:val="0"/>
                                                                                          <w:marTop w:val="0"/>
                                                                                          <w:marBottom w:val="0"/>
                                                                                          <w:divBdr>
                                                                                            <w:top w:val="none" w:sz="0" w:space="0" w:color="auto"/>
                                                                                            <w:left w:val="none" w:sz="0" w:space="0" w:color="auto"/>
                                                                                            <w:bottom w:val="none" w:sz="0" w:space="0" w:color="auto"/>
                                                                                            <w:right w:val="none" w:sz="0" w:space="0" w:color="auto"/>
                                                                                          </w:divBdr>
                                                                                          <w:divsChild>
                                                                                            <w:div w:id="744032837">
                                                                                              <w:marLeft w:val="0"/>
                                                                                              <w:marRight w:val="0"/>
                                                                                              <w:marTop w:val="0"/>
                                                                                              <w:marBottom w:val="0"/>
                                                                                              <w:divBdr>
                                                                                                <w:top w:val="none" w:sz="0" w:space="0" w:color="auto"/>
                                                                                                <w:left w:val="none" w:sz="0" w:space="0" w:color="auto"/>
                                                                                                <w:bottom w:val="none" w:sz="0" w:space="0" w:color="auto"/>
                                                                                                <w:right w:val="none" w:sz="0" w:space="0" w:color="auto"/>
                                                                                              </w:divBdr>
                                                                                              <w:divsChild>
                                                                                                <w:div w:id="1190292735">
                                                                                                  <w:marLeft w:val="0"/>
                                                                                                  <w:marRight w:val="0"/>
                                                                                                  <w:marTop w:val="15"/>
                                                                                                  <w:marBottom w:val="0"/>
                                                                                                  <w:divBdr>
                                                                                                    <w:top w:val="none" w:sz="0" w:space="0" w:color="auto"/>
                                                                                                    <w:left w:val="none" w:sz="0" w:space="0" w:color="auto"/>
                                                                                                    <w:bottom w:val="single" w:sz="6" w:space="15" w:color="auto"/>
                                                                                                    <w:right w:val="none" w:sz="0" w:space="0" w:color="auto"/>
                                                                                                  </w:divBdr>
                                                                                                  <w:divsChild>
                                                                                                    <w:div w:id="1967390805">
                                                                                                      <w:marLeft w:val="0"/>
                                                                                                      <w:marRight w:val="0"/>
                                                                                                      <w:marTop w:val="180"/>
                                                                                                      <w:marBottom w:val="0"/>
                                                                                                      <w:divBdr>
                                                                                                        <w:top w:val="none" w:sz="0" w:space="0" w:color="auto"/>
                                                                                                        <w:left w:val="none" w:sz="0" w:space="0" w:color="auto"/>
                                                                                                        <w:bottom w:val="none" w:sz="0" w:space="0" w:color="auto"/>
                                                                                                        <w:right w:val="none" w:sz="0" w:space="0" w:color="auto"/>
                                                                                                      </w:divBdr>
                                                                                                      <w:divsChild>
                                                                                                        <w:div w:id="889995852">
                                                                                                          <w:marLeft w:val="0"/>
                                                                                                          <w:marRight w:val="0"/>
                                                                                                          <w:marTop w:val="0"/>
                                                                                                          <w:marBottom w:val="0"/>
                                                                                                          <w:divBdr>
                                                                                                            <w:top w:val="none" w:sz="0" w:space="0" w:color="auto"/>
                                                                                                            <w:left w:val="none" w:sz="0" w:space="0" w:color="auto"/>
                                                                                                            <w:bottom w:val="none" w:sz="0" w:space="0" w:color="auto"/>
                                                                                                            <w:right w:val="none" w:sz="0" w:space="0" w:color="auto"/>
                                                                                                          </w:divBdr>
                                                                                                          <w:divsChild>
                                                                                                            <w:div w:id="191043016">
                                                                                                              <w:marLeft w:val="0"/>
                                                                                                              <w:marRight w:val="0"/>
                                                                                                              <w:marTop w:val="0"/>
                                                                                                              <w:marBottom w:val="0"/>
                                                                                                              <w:divBdr>
                                                                                                                <w:top w:val="none" w:sz="0" w:space="0" w:color="auto"/>
                                                                                                                <w:left w:val="none" w:sz="0" w:space="0" w:color="auto"/>
                                                                                                                <w:bottom w:val="none" w:sz="0" w:space="0" w:color="auto"/>
                                                                                                                <w:right w:val="none" w:sz="0" w:space="0" w:color="auto"/>
                                                                                                              </w:divBdr>
                                                                                                              <w:divsChild>
                                                                                                                <w:div w:id="1690063835">
                                                                                                                  <w:marLeft w:val="0"/>
                                                                                                                  <w:marRight w:val="0"/>
                                                                                                                  <w:marTop w:val="30"/>
                                                                                                                  <w:marBottom w:val="0"/>
                                                                                                                  <w:divBdr>
                                                                                                                    <w:top w:val="none" w:sz="0" w:space="0" w:color="auto"/>
                                                                                                                    <w:left w:val="none" w:sz="0" w:space="0" w:color="auto"/>
                                                                                                                    <w:bottom w:val="none" w:sz="0" w:space="0" w:color="auto"/>
                                                                                                                    <w:right w:val="none" w:sz="0" w:space="0" w:color="auto"/>
                                                                                                                  </w:divBdr>
                                                                                                                  <w:divsChild>
                                                                                                                    <w:div w:id="700130089">
                                                                                                                      <w:marLeft w:val="0"/>
                                                                                                                      <w:marRight w:val="0"/>
                                                                                                                      <w:marTop w:val="0"/>
                                                                                                                      <w:marBottom w:val="0"/>
                                                                                                                      <w:divBdr>
                                                                                                                        <w:top w:val="none" w:sz="0" w:space="0" w:color="auto"/>
                                                                                                                        <w:left w:val="none" w:sz="0" w:space="0" w:color="auto"/>
                                                                                                                        <w:bottom w:val="none" w:sz="0" w:space="0" w:color="auto"/>
                                                                                                                        <w:right w:val="none" w:sz="0" w:space="0" w:color="auto"/>
                                                                                                                      </w:divBdr>
                                                                                                                      <w:divsChild>
                                                                                                                        <w:div w:id="778571785">
                                                                                                                          <w:marLeft w:val="0"/>
                                                                                                                          <w:marRight w:val="0"/>
                                                                                                                          <w:marTop w:val="0"/>
                                                                                                                          <w:marBottom w:val="0"/>
                                                                                                                          <w:divBdr>
                                                                                                                            <w:top w:val="none" w:sz="0" w:space="0" w:color="auto"/>
                                                                                                                            <w:left w:val="none" w:sz="0" w:space="0" w:color="auto"/>
                                                                                                                            <w:bottom w:val="none" w:sz="0" w:space="0" w:color="auto"/>
                                                                                                                            <w:right w:val="none" w:sz="0" w:space="0" w:color="auto"/>
                                                                                                                          </w:divBdr>
                                                                                                                          <w:divsChild>
                                                                                                                            <w:div w:id="1260526128">
                                                                                                                              <w:marLeft w:val="0"/>
                                                                                                                              <w:marRight w:val="0"/>
                                                                                                                              <w:marTop w:val="0"/>
                                                                                                                              <w:marBottom w:val="0"/>
                                                                                                                              <w:divBdr>
                                                                                                                                <w:top w:val="none" w:sz="0" w:space="0" w:color="auto"/>
                                                                                                                                <w:left w:val="none" w:sz="0" w:space="0" w:color="auto"/>
                                                                                                                                <w:bottom w:val="none" w:sz="0" w:space="0" w:color="auto"/>
                                                                                                                                <w:right w:val="none" w:sz="0" w:space="0" w:color="auto"/>
                                                                                                                              </w:divBdr>
                                                                                                                              <w:divsChild>
                                                                                                                                <w:div w:id="739324100">
                                                                                                                                  <w:marLeft w:val="0"/>
                                                                                                                                  <w:marRight w:val="0"/>
                                                                                                                                  <w:marTop w:val="0"/>
                                                                                                                                  <w:marBottom w:val="0"/>
                                                                                                                                  <w:divBdr>
                                                                                                                                    <w:top w:val="none" w:sz="0" w:space="0" w:color="auto"/>
                                                                                                                                    <w:left w:val="none" w:sz="0" w:space="0" w:color="auto"/>
                                                                                                                                    <w:bottom w:val="none" w:sz="0" w:space="0" w:color="auto"/>
                                                                                                                                    <w:right w:val="none" w:sz="0" w:space="0" w:color="auto"/>
                                                                                                                                  </w:divBdr>
                                                                                                                                </w:div>
                                                                                                                                <w:div w:id="1531994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5797376">
      <w:bodyDiv w:val="1"/>
      <w:marLeft w:val="0"/>
      <w:marRight w:val="0"/>
      <w:marTop w:val="0"/>
      <w:marBottom w:val="0"/>
      <w:divBdr>
        <w:top w:val="none" w:sz="0" w:space="0" w:color="auto"/>
        <w:left w:val="none" w:sz="0" w:space="0" w:color="auto"/>
        <w:bottom w:val="none" w:sz="0" w:space="0" w:color="auto"/>
        <w:right w:val="none" w:sz="0" w:space="0" w:color="auto"/>
      </w:divBdr>
    </w:div>
    <w:div w:id="1305282503">
      <w:bodyDiv w:val="1"/>
      <w:marLeft w:val="0"/>
      <w:marRight w:val="0"/>
      <w:marTop w:val="0"/>
      <w:marBottom w:val="0"/>
      <w:divBdr>
        <w:top w:val="none" w:sz="0" w:space="0" w:color="auto"/>
        <w:left w:val="none" w:sz="0" w:space="0" w:color="auto"/>
        <w:bottom w:val="none" w:sz="0" w:space="0" w:color="auto"/>
        <w:right w:val="none" w:sz="0" w:space="0" w:color="auto"/>
      </w:divBdr>
    </w:div>
    <w:div w:id="1346785925">
      <w:bodyDiv w:val="1"/>
      <w:marLeft w:val="0"/>
      <w:marRight w:val="0"/>
      <w:marTop w:val="0"/>
      <w:marBottom w:val="0"/>
      <w:divBdr>
        <w:top w:val="none" w:sz="0" w:space="0" w:color="auto"/>
        <w:left w:val="none" w:sz="0" w:space="0" w:color="auto"/>
        <w:bottom w:val="none" w:sz="0" w:space="0" w:color="auto"/>
        <w:right w:val="none" w:sz="0" w:space="0" w:color="auto"/>
      </w:divBdr>
      <w:divsChild>
        <w:div w:id="379089680">
          <w:marLeft w:val="0"/>
          <w:marRight w:val="0"/>
          <w:marTop w:val="0"/>
          <w:marBottom w:val="0"/>
          <w:divBdr>
            <w:top w:val="none" w:sz="0" w:space="0" w:color="auto"/>
            <w:left w:val="none" w:sz="0" w:space="0" w:color="auto"/>
            <w:bottom w:val="none" w:sz="0" w:space="0" w:color="auto"/>
            <w:right w:val="none" w:sz="0" w:space="0" w:color="auto"/>
          </w:divBdr>
        </w:div>
      </w:divsChild>
    </w:div>
    <w:div w:id="1398281976">
      <w:bodyDiv w:val="1"/>
      <w:marLeft w:val="0"/>
      <w:marRight w:val="0"/>
      <w:marTop w:val="0"/>
      <w:marBottom w:val="0"/>
      <w:divBdr>
        <w:top w:val="none" w:sz="0" w:space="0" w:color="auto"/>
        <w:left w:val="none" w:sz="0" w:space="0" w:color="auto"/>
        <w:bottom w:val="none" w:sz="0" w:space="0" w:color="auto"/>
        <w:right w:val="none" w:sz="0" w:space="0" w:color="auto"/>
      </w:divBdr>
      <w:divsChild>
        <w:div w:id="833303768">
          <w:marLeft w:val="0"/>
          <w:marRight w:val="0"/>
          <w:marTop w:val="288"/>
          <w:marBottom w:val="100"/>
          <w:divBdr>
            <w:top w:val="none" w:sz="0" w:space="0" w:color="auto"/>
            <w:left w:val="none" w:sz="0" w:space="0" w:color="auto"/>
            <w:bottom w:val="none" w:sz="0" w:space="0" w:color="auto"/>
            <w:right w:val="none" w:sz="0" w:space="0" w:color="auto"/>
          </w:divBdr>
          <w:divsChild>
            <w:div w:id="1844126537">
              <w:marLeft w:val="0"/>
              <w:marRight w:val="0"/>
              <w:marTop w:val="0"/>
              <w:marBottom w:val="0"/>
              <w:divBdr>
                <w:top w:val="none" w:sz="0" w:space="0" w:color="auto"/>
                <w:left w:val="none" w:sz="0" w:space="0" w:color="auto"/>
                <w:bottom w:val="none" w:sz="0" w:space="0" w:color="auto"/>
                <w:right w:val="none" w:sz="0" w:space="0" w:color="auto"/>
              </w:divBdr>
            </w:div>
          </w:divsChild>
        </w:div>
        <w:div w:id="1326275243">
          <w:marLeft w:val="0"/>
          <w:marRight w:val="0"/>
          <w:marTop w:val="240"/>
          <w:marBottom w:val="100"/>
          <w:divBdr>
            <w:top w:val="none" w:sz="0" w:space="0" w:color="auto"/>
            <w:left w:val="none" w:sz="0" w:space="0" w:color="auto"/>
            <w:bottom w:val="none" w:sz="0" w:space="0" w:color="auto"/>
            <w:right w:val="none" w:sz="0" w:space="0" w:color="auto"/>
          </w:divBdr>
          <w:divsChild>
            <w:div w:id="124429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431155">
      <w:bodyDiv w:val="1"/>
      <w:marLeft w:val="0"/>
      <w:marRight w:val="0"/>
      <w:marTop w:val="0"/>
      <w:marBottom w:val="0"/>
      <w:divBdr>
        <w:top w:val="none" w:sz="0" w:space="0" w:color="auto"/>
        <w:left w:val="none" w:sz="0" w:space="0" w:color="auto"/>
        <w:bottom w:val="none" w:sz="0" w:space="0" w:color="auto"/>
        <w:right w:val="none" w:sz="0" w:space="0" w:color="auto"/>
      </w:divBdr>
    </w:div>
    <w:div w:id="1534152262">
      <w:bodyDiv w:val="1"/>
      <w:marLeft w:val="0"/>
      <w:marRight w:val="0"/>
      <w:marTop w:val="0"/>
      <w:marBottom w:val="0"/>
      <w:divBdr>
        <w:top w:val="none" w:sz="0" w:space="0" w:color="auto"/>
        <w:left w:val="none" w:sz="0" w:space="0" w:color="auto"/>
        <w:bottom w:val="none" w:sz="0" w:space="0" w:color="auto"/>
        <w:right w:val="none" w:sz="0" w:space="0" w:color="auto"/>
      </w:divBdr>
    </w:div>
    <w:div w:id="1653212797">
      <w:bodyDiv w:val="1"/>
      <w:marLeft w:val="0"/>
      <w:marRight w:val="0"/>
      <w:marTop w:val="0"/>
      <w:marBottom w:val="0"/>
      <w:divBdr>
        <w:top w:val="none" w:sz="0" w:space="0" w:color="auto"/>
        <w:left w:val="none" w:sz="0" w:space="0" w:color="auto"/>
        <w:bottom w:val="none" w:sz="0" w:space="0" w:color="auto"/>
        <w:right w:val="none" w:sz="0" w:space="0" w:color="auto"/>
      </w:divBdr>
    </w:div>
    <w:div w:id="1737584097">
      <w:bodyDiv w:val="1"/>
      <w:marLeft w:val="0"/>
      <w:marRight w:val="0"/>
      <w:marTop w:val="0"/>
      <w:marBottom w:val="0"/>
      <w:divBdr>
        <w:top w:val="none" w:sz="0" w:space="0" w:color="auto"/>
        <w:left w:val="none" w:sz="0" w:space="0" w:color="auto"/>
        <w:bottom w:val="none" w:sz="0" w:space="0" w:color="auto"/>
        <w:right w:val="none" w:sz="0" w:space="0" w:color="auto"/>
      </w:divBdr>
    </w:div>
    <w:div w:id="1754089037">
      <w:bodyDiv w:val="1"/>
      <w:marLeft w:val="0"/>
      <w:marRight w:val="0"/>
      <w:marTop w:val="0"/>
      <w:marBottom w:val="0"/>
      <w:divBdr>
        <w:top w:val="none" w:sz="0" w:space="0" w:color="auto"/>
        <w:left w:val="none" w:sz="0" w:space="0" w:color="auto"/>
        <w:bottom w:val="none" w:sz="0" w:space="0" w:color="auto"/>
        <w:right w:val="none" w:sz="0" w:space="0" w:color="auto"/>
      </w:divBdr>
    </w:div>
    <w:div w:id="1760952360">
      <w:bodyDiv w:val="1"/>
      <w:marLeft w:val="0"/>
      <w:marRight w:val="0"/>
      <w:marTop w:val="0"/>
      <w:marBottom w:val="0"/>
      <w:divBdr>
        <w:top w:val="none" w:sz="0" w:space="0" w:color="auto"/>
        <w:left w:val="none" w:sz="0" w:space="0" w:color="auto"/>
        <w:bottom w:val="none" w:sz="0" w:space="0" w:color="auto"/>
        <w:right w:val="none" w:sz="0" w:space="0" w:color="auto"/>
      </w:divBdr>
    </w:div>
    <w:div w:id="1929191169">
      <w:bodyDiv w:val="1"/>
      <w:marLeft w:val="0"/>
      <w:marRight w:val="0"/>
      <w:marTop w:val="0"/>
      <w:marBottom w:val="0"/>
      <w:divBdr>
        <w:top w:val="none" w:sz="0" w:space="0" w:color="auto"/>
        <w:left w:val="none" w:sz="0" w:space="0" w:color="auto"/>
        <w:bottom w:val="none" w:sz="0" w:space="0" w:color="auto"/>
        <w:right w:val="none" w:sz="0" w:space="0" w:color="auto"/>
      </w:divBdr>
    </w:div>
    <w:div w:id="1966498886">
      <w:bodyDiv w:val="1"/>
      <w:marLeft w:val="0"/>
      <w:marRight w:val="0"/>
      <w:marTop w:val="0"/>
      <w:marBottom w:val="0"/>
      <w:divBdr>
        <w:top w:val="none" w:sz="0" w:space="0" w:color="auto"/>
        <w:left w:val="none" w:sz="0" w:space="0" w:color="auto"/>
        <w:bottom w:val="none" w:sz="0" w:space="0" w:color="auto"/>
        <w:right w:val="none" w:sz="0" w:space="0" w:color="auto"/>
      </w:divBdr>
    </w:div>
    <w:div w:id="1983002525">
      <w:bodyDiv w:val="1"/>
      <w:marLeft w:val="0"/>
      <w:marRight w:val="0"/>
      <w:marTop w:val="0"/>
      <w:marBottom w:val="0"/>
      <w:divBdr>
        <w:top w:val="none" w:sz="0" w:space="0" w:color="auto"/>
        <w:left w:val="none" w:sz="0" w:space="0" w:color="auto"/>
        <w:bottom w:val="none" w:sz="0" w:space="0" w:color="auto"/>
        <w:right w:val="none" w:sz="0" w:space="0" w:color="auto"/>
      </w:divBdr>
    </w:div>
    <w:div w:id="2017725635">
      <w:bodyDiv w:val="1"/>
      <w:marLeft w:val="0"/>
      <w:marRight w:val="0"/>
      <w:marTop w:val="0"/>
      <w:marBottom w:val="0"/>
      <w:divBdr>
        <w:top w:val="none" w:sz="0" w:space="0" w:color="auto"/>
        <w:left w:val="none" w:sz="0" w:space="0" w:color="auto"/>
        <w:bottom w:val="none" w:sz="0" w:space="0" w:color="auto"/>
        <w:right w:val="none" w:sz="0" w:space="0" w:color="auto"/>
      </w:divBdr>
      <w:divsChild>
        <w:div w:id="1829127546">
          <w:marLeft w:val="0"/>
          <w:marRight w:val="0"/>
          <w:marTop w:val="0"/>
          <w:marBottom w:val="0"/>
          <w:divBdr>
            <w:top w:val="none" w:sz="0" w:space="0" w:color="auto"/>
            <w:left w:val="none" w:sz="0" w:space="0" w:color="auto"/>
            <w:bottom w:val="none" w:sz="0" w:space="0" w:color="auto"/>
            <w:right w:val="none" w:sz="0" w:space="0" w:color="auto"/>
          </w:divBdr>
          <w:divsChild>
            <w:div w:id="2065444540">
              <w:marLeft w:val="0"/>
              <w:marRight w:val="0"/>
              <w:marTop w:val="0"/>
              <w:marBottom w:val="0"/>
              <w:divBdr>
                <w:top w:val="none" w:sz="0" w:space="0" w:color="auto"/>
                <w:left w:val="none" w:sz="0" w:space="0" w:color="auto"/>
                <w:bottom w:val="none" w:sz="0" w:space="0" w:color="auto"/>
                <w:right w:val="none" w:sz="0" w:space="0" w:color="auto"/>
              </w:divBdr>
              <w:divsChild>
                <w:div w:id="192040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639729">
      <w:bodyDiv w:val="1"/>
      <w:marLeft w:val="0"/>
      <w:marRight w:val="0"/>
      <w:marTop w:val="0"/>
      <w:marBottom w:val="0"/>
      <w:divBdr>
        <w:top w:val="none" w:sz="0" w:space="0" w:color="auto"/>
        <w:left w:val="none" w:sz="0" w:space="0" w:color="auto"/>
        <w:bottom w:val="none" w:sz="0" w:space="0" w:color="auto"/>
        <w:right w:val="none" w:sz="0" w:space="0" w:color="auto"/>
      </w:divBdr>
    </w:div>
    <w:div w:id="2031642582">
      <w:bodyDiv w:val="1"/>
      <w:marLeft w:val="0"/>
      <w:marRight w:val="0"/>
      <w:marTop w:val="0"/>
      <w:marBottom w:val="0"/>
      <w:divBdr>
        <w:top w:val="none" w:sz="0" w:space="0" w:color="auto"/>
        <w:left w:val="none" w:sz="0" w:space="0" w:color="auto"/>
        <w:bottom w:val="none" w:sz="0" w:space="0" w:color="auto"/>
        <w:right w:val="none" w:sz="0" w:space="0" w:color="auto"/>
      </w:divBdr>
    </w:div>
    <w:div w:id="20910799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tiff"/><Relationship Id="rId18" Type="http://schemas.openxmlformats.org/officeDocument/2006/relationships/hyperlink" Target="http://wonder.cdc.gov" TargetMode="Externa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hyperlink" Target="https://www.cdc.gov/nchs/nvss/vsrr/covid_weekly/" TargetMode="Externa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oter" Target="footer1.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tiff"/><Relationship Id="rId20" Type="http://schemas.openxmlformats.org/officeDocument/2006/relationships/hyperlink" Target="http://www.R-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rentham@wisc.edu" TargetMode="External"/><Relationship Id="rId24" Type="http://schemas.openxmlformats.org/officeDocument/2006/relationships/hyperlink" Target="https://www.census.gov/coverage_measurement/pdfs/g03.pdf" TargetMode="External"/><Relationship Id="rId5" Type="http://schemas.openxmlformats.org/officeDocument/2006/relationships/webSettings" Target="webSettings.xml"/><Relationship Id="rId15" Type="http://schemas.openxmlformats.org/officeDocument/2006/relationships/image" Target="media/image3.tiff"/><Relationship Id="rId23" Type="http://schemas.openxmlformats.org/officeDocument/2006/relationships/hyperlink" Target="https://www.census.gov/pred/www/rpts/O.20.pdf" TargetMode="External"/><Relationship Id="rId10" Type="http://schemas.microsoft.com/office/2016/09/relationships/commentsIds" Target="commentsIds.xml"/><Relationship Id="rId19" Type="http://schemas.openxmlformats.org/officeDocument/2006/relationships/hyperlink" Target="http://u.demog.berkeley.edu/~bmd/states.html"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tiff"/><Relationship Id="rId22" Type="http://schemas.openxmlformats.org/officeDocument/2006/relationships/hyperlink" Target="https://wwwcensusgov/data-tools/demo/race/MREAD_1790_2010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8B46965D-8B1C-4FC6-BF13-1AE283928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7865</Words>
  <Characters>44833</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Univ of Wisc-Madison</Company>
  <LinksUpToDate>false</LinksUpToDate>
  <CharactersWithSpaces>52593</CharactersWithSpaces>
  <SharedDoc>false</SharedDoc>
  <HLinks>
    <vt:vector size="324" baseType="variant">
      <vt:variant>
        <vt:i4>6226010</vt:i4>
      </vt:variant>
      <vt:variant>
        <vt:i4>295</vt:i4>
      </vt:variant>
      <vt:variant>
        <vt:i4>0</vt:i4>
      </vt:variant>
      <vt:variant>
        <vt:i4>5</vt:i4>
      </vt:variant>
      <vt:variant>
        <vt:lpwstr>http://www.r-project.org/</vt:lpwstr>
      </vt:variant>
      <vt:variant>
        <vt:lpwstr/>
      </vt:variant>
      <vt:variant>
        <vt:i4>131138</vt:i4>
      </vt:variant>
      <vt:variant>
        <vt:i4>292</vt:i4>
      </vt:variant>
      <vt:variant>
        <vt:i4>0</vt:i4>
      </vt:variant>
      <vt:variant>
        <vt:i4>5</vt:i4>
      </vt:variant>
      <vt:variant>
        <vt:lpwstr>http://u.demog.berkeley.edu/~bmd/states.html</vt:lpwstr>
      </vt:variant>
      <vt:variant>
        <vt:lpwstr/>
      </vt:variant>
      <vt:variant>
        <vt:i4>3735627</vt:i4>
      </vt:variant>
      <vt:variant>
        <vt:i4>289</vt:i4>
      </vt:variant>
      <vt:variant>
        <vt:i4>0</vt:i4>
      </vt:variant>
      <vt:variant>
        <vt:i4>5</vt:i4>
      </vt:variant>
      <vt:variant>
        <vt:lpwstr>http://seer.cancer.gov/csr/1975_2013/</vt:lpwstr>
      </vt:variant>
      <vt:variant>
        <vt:lpwstr/>
      </vt:variant>
      <vt:variant>
        <vt:i4>7536737</vt:i4>
      </vt:variant>
      <vt:variant>
        <vt:i4>286</vt:i4>
      </vt:variant>
      <vt:variant>
        <vt:i4>0</vt:i4>
      </vt:variant>
      <vt:variant>
        <vt:i4>5</vt:i4>
      </vt:variant>
      <vt:variant>
        <vt:lpwstr>http://wonder.cdc.gov/</vt:lpwstr>
      </vt:variant>
      <vt:variant>
        <vt:lpwstr/>
      </vt:variant>
      <vt:variant>
        <vt:i4>7012477</vt:i4>
      </vt:variant>
      <vt:variant>
        <vt:i4>281</vt:i4>
      </vt:variant>
      <vt:variant>
        <vt:i4>0</vt:i4>
      </vt:variant>
      <vt:variant>
        <vt:i4>5</vt:i4>
      </vt:variant>
      <vt:variant>
        <vt:lpwstr>https://resources.cisnet.cancer.gov/projects/</vt:lpwstr>
      </vt:variant>
      <vt:variant>
        <vt:lpwstr>bcr/bcmort</vt:lpwstr>
      </vt:variant>
      <vt:variant>
        <vt:i4>4390923</vt:i4>
      </vt:variant>
      <vt:variant>
        <vt:i4>277</vt:i4>
      </vt:variant>
      <vt:variant>
        <vt:i4>0</vt:i4>
      </vt:variant>
      <vt:variant>
        <vt:i4>5</vt:i4>
      </vt:variant>
      <vt:variant>
        <vt:lpwstr/>
      </vt:variant>
      <vt:variant>
        <vt:lpwstr>_ENREF_26</vt:lpwstr>
      </vt:variant>
      <vt:variant>
        <vt:i4>4390923</vt:i4>
      </vt:variant>
      <vt:variant>
        <vt:i4>274</vt:i4>
      </vt:variant>
      <vt:variant>
        <vt:i4>0</vt:i4>
      </vt:variant>
      <vt:variant>
        <vt:i4>5</vt:i4>
      </vt:variant>
      <vt:variant>
        <vt:lpwstr/>
      </vt:variant>
      <vt:variant>
        <vt:lpwstr>_ENREF_25</vt:lpwstr>
      </vt:variant>
      <vt:variant>
        <vt:i4>4390923</vt:i4>
      </vt:variant>
      <vt:variant>
        <vt:i4>266</vt:i4>
      </vt:variant>
      <vt:variant>
        <vt:i4>0</vt:i4>
      </vt:variant>
      <vt:variant>
        <vt:i4>5</vt:i4>
      </vt:variant>
      <vt:variant>
        <vt:lpwstr/>
      </vt:variant>
      <vt:variant>
        <vt:lpwstr>_ENREF_22</vt:lpwstr>
      </vt:variant>
      <vt:variant>
        <vt:i4>4194315</vt:i4>
      </vt:variant>
      <vt:variant>
        <vt:i4>258</vt:i4>
      </vt:variant>
      <vt:variant>
        <vt:i4>0</vt:i4>
      </vt:variant>
      <vt:variant>
        <vt:i4>5</vt:i4>
      </vt:variant>
      <vt:variant>
        <vt:lpwstr/>
      </vt:variant>
      <vt:variant>
        <vt:lpwstr>_ENREF_11</vt:lpwstr>
      </vt:variant>
      <vt:variant>
        <vt:i4>4653067</vt:i4>
      </vt:variant>
      <vt:variant>
        <vt:i4>255</vt:i4>
      </vt:variant>
      <vt:variant>
        <vt:i4>0</vt:i4>
      </vt:variant>
      <vt:variant>
        <vt:i4>5</vt:i4>
      </vt:variant>
      <vt:variant>
        <vt:lpwstr/>
      </vt:variant>
      <vt:variant>
        <vt:lpwstr>_ENREF_6</vt:lpwstr>
      </vt:variant>
      <vt:variant>
        <vt:i4>4390923</vt:i4>
      </vt:variant>
      <vt:variant>
        <vt:i4>247</vt:i4>
      </vt:variant>
      <vt:variant>
        <vt:i4>0</vt:i4>
      </vt:variant>
      <vt:variant>
        <vt:i4>5</vt:i4>
      </vt:variant>
      <vt:variant>
        <vt:lpwstr/>
      </vt:variant>
      <vt:variant>
        <vt:lpwstr>_ENREF_24</vt:lpwstr>
      </vt:variant>
      <vt:variant>
        <vt:i4>4456459</vt:i4>
      </vt:variant>
      <vt:variant>
        <vt:i4>244</vt:i4>
      </vt:variant>
      <vt:variant>
        <vt:i4>0</vt:i4>
      </vt:variant>
      <vt:variant>
        <vt:i4>5</vt:i4>
      </vt:variant>
      <vt:variant>
        <vt:lpwstr/>
      </vt:variant>
      <vt:variant>
        <vt:lpwstr>_ENREF_5</vt:lpwstr>
      </vt:variant>
      <vt:variant>
        <vt:i4>4390923</vt:i4>
      </vt:variant>
      <vt:variant>
        <vt:i4>241</vt:i4>
      </vt:variant>
      <vt:variant>
        <vt:i4>0</vt:i4>
      </vt:variant>
      <vt:variant>
        <vt:i4>5</vt:i4>
      </vt:variant>
      <vt:variant>
        <vt:lpwstr/>
      </vt:variant>
      <vt:variant>
        <vt:lpwstr>_ENREF_2</vt:lpwstr>
      </vt:variant>
      <vt:variant>
        <vt:i4>4784139</vt:i4>
      </vt:variant>
      <vt:variant>
        <vt:i4>233</vt:i4>
      </vt:variant>
      <vt:variant>
        <vt:i4>0</vt:i4>
      </vt:variant>
      <vt:variant>
        <vt:i4>5</vt:i4>
      </vt:variant>
      <vt:variant>
        <vt:lpwstr/>
      </vt:variant>
      <vt:variant>
        <vt:lpwstr>_ENREF_8</vt:lpwstr>
      </vt:variant>
      <vt:variant>
        <vt:i4>4653067</vt:i4>
      </vt:variant>
      <vt:variant>
        <vt:i4>230</vt:i4>
      </vt:variant>
      <vt:variant>
        <vt:i4>0</vt:i4>
      </vt:variant>
      <vt:variant>
        <vt:i4>5</vt:i4>
      </vt:variant>
      <vt:variant>
        <vt:lpwstr/>
      </vt:variant>
      <vt:variant>
        <vt:lpwstr>_ENREF_6</vt:lpwstr>
      </vt:variant>
      <vt:variant>
        <vt:i4>4456459</vt:i4>
      </vt:variant>
      <vt:variant>
        <vt:i4>227</vt:i4>
      </vt:variant>
      <vt:variant>
        <vt:i4>0</vt:i4>
      </vt:variant>
      <vt:variant>
        <vt:i4>5</vt:i4>
      </vt:variant>
      <vt:variant>
        <vt:lpwstr/>
      </vt:variant>
      <vt:variant>
        <vt:lpwstr>_ENREF_5</vt:lpwstr>
      </vt:variant>
      <vt:variant>
        <vt:i4>4390923</vt:i4>
      </vt:variant>
      <vt:variant>
        <vt:i4>219</vt:i4>
      </vt:variant>
      <vt:variant>
        <vt:i4>0</vt:i4>
      </vt:variant>
      <vt:variant>
        <vt:i4>5</vt:i4>
      </vt:variant>
      <vt:variant>
        <vt:lpwstr/>
      </vt:variant>
      <vt:variant>
        <vt:lpwstr>_ENREF_23</vt:lpwstr>
      </vt:variant>
      <vt:variant>
        <vt:i4>4390923</vt:i4>
      </vt:variant>
      <vt:variant>
        <vt:i4>213</vt:i4>
      </vt:variant>
      <vt:variant>
        <vt:i4>0</vt:i4>
      </vt:variant>
      <vt:variant>
        <vt:i4>5</vt:i4>
      </vt:variant>
      <vt:variant>
        <vt:lpwstr/>
      </vt:variant>
      <vt:variant>
        <vt:lpwstr>_ENREF_23</vt:lpwstr>
      </vt:variant>
      <vt:variant>
        <vt:i4>4390923</vt:i4>
      </vt:variant>
      <vt:variant>
        <vt:i4>207</vt:i4>
      </vt:variant>
      <vt:variant>
        <vt:i4>0</vt:i4>
      </vt:variant>
      <vt:variant>
        <vt:i4>5</vt:i4>
      </vt:variant>
      <vt:variant>
        <vt:lpwstr/>
      </vt:variant>
      <vt:variant>
        <vt:lpwstr>_ENREF_22</vt:lpwstr>
      </vt:variant>
      <vt:variant>
        <vt:i4>4456459</vt:i4>
      </vt:variant>
      <vt:variant>
        <vt:i4>199</vt:i4>
      </vt:variant>
      <vt:variant>
        <vt:i4>0</vt:i4>
      </vt:variant>
      <vt:variant>
        <vt:i4>5</vt:i4>
      </vt:variant>
      <vt:variant>
        <vt:lpwstr/>
      </vt:variant>
      <vt:variant>
        <vt:lpwstr>_ENREF_5</vt:lpwstr>
      </vt:variant>
      <vt:variant>
        <vt:i4>4784139</vt:i4>
      </vt:variant>
      <vt:variant>
        <vt:i4>193</vt:i4>
      </vt:variant>
      <vt:variant>
        <vt:i4>0</vt:i4>
      </vt:variant>
      <vt:variant>
        <vt:i4>5</vt:i4>
      </vt:variant>
      <vt:variant>
        <vt:lpwstr/>
      </vt:variant>
      <vt:variant>
        <vt:lpwstr>_ENREF_8</vt:lpwstr>
      </vt:variant>
      <vt:variant>
        <vt:i4>4587531</vt:i4>
      </vt:variant>
      <vt:variant>
        <vt:i4>187</vt:i4>
      </vt:variant>
      <vt:variant>
        <vt:i4>0</vt:i4>
      </vt:variant>
      <vt:variant>
        <vt:i4>5</vt:i4>
      </vt:variant>
      <vt:variant>
        <vt:lpwstr/>
      </vt:variant>
      <vt:variant>
        <vt:lpwstr>_ENREF_7</vt:lpwstr>
      </vt:variant>
      <vt:variant>
        <vt:i4>4587531</vt:i4>
      </vt:variant>
      <vt:variant>
        <vt:i4>181</vt:i4>
      </vt:variant>
      <vt:variant>
        <vt:i4>0</vt:i4>
      </vt:variant>
      <vt:variant>
        <vt:i4>5</vt:i4>
      </vt:variant>
      <vt:variant>
        <vt:lpwstr/>
      </vt:variant>
      <vt:variant>
        <vt:lpwstr>_ENREF_7</vt:lpwstr>
      </vt:variant>
      <vt:variant>
        <vt:i4>4587531</vt:i4>
      </vt:variant>
      <vt:variant>
        <vt:i4>175</vt:i4>
      </vt:variant>
      <vt:variant>
        <vt:i4>0</vt:i4>
      </vt:variant>
      <vt:variant>
        <vt:i4>5</vt:i4>
      </vt:variant>
      <vt:variant>
        <vt:lpwstr/>
      </vt:variant>
      <vt:variant>
        <vt:lpwstr>_ENREF_7</vt:lpwstr>
      </vt:variant>
      <vt:variant>
        <vt:i4>4521995</vt:i4>
      </vt:variant>
      <vt:variant>
        <vt:i4>169</vt:i4>
      </vt:variant>
      <vt:variant>
        <vt:i4>0</vt:i4>
      </vt:variant>
      <vt:variant>
        <vt:i4>5</vt:i4>
      </vt:variant>
      <vt:variant>
        <vt:lpwstr/>
      </vt:variant>
      <vt:variant>
        <vt:lpwstr>_ENREF_4</vt:lpwstr>
      </vt:variant>
      <vt:variant>
        <vt:i4>4390923</vt:i4>
      </vt:variant>
      <vt:variant>
        <vt:i4>163</vt:i4>
      </vt:variant>
      <vt:variant>
        <vt:i4>0</vt:i4>
      </vt:variant>
      <vt:variant>
        <vt:i4>5</vt:i4>
      </vt:variant>
      <vt:variant>
        <vt:lpwstr/>
      </vt:variant>
      <vt:variant>
        <vt:lpwstr>_ENREF_21</vt:lpwstr>
      </vt:variant>
      <vt:variant>
        <vt:i4>4521995</vt:i4>
      </vt:variant>
      <vt:variant>
        <vt:i4>155</vt:i4>
      </vt:variant>
      <vt:variant>
        <vt:i4>0</vt:i4>
      </vt:variant>
      <vt:variant>
        <vt:i4>5</vt:i4>
      </vt:variant>
      <vt:variant>
        <vt:lpwstr/>
      </vt:variant>
      <vt:variant>
        <vt:lpwstr>_ENREF_4</vt:lpwstr>
      </vt:variant>
      <vt:variant>
        <vt:i4>4325387</vt:i4>
      </vt:variant>
      <vt:variant>
        <vt:i4>149</vt:i4>
      </vt:variant>
      <vt:variant>
        <vt:i4>0</vt:i4>
      </vt:variant>
      <vt:variant>
        <vt:i4>5</vt:i4>
      </vt:variant>
      <vt:variant>
        <vt:lpwstr/>
      </vt:variant>
      <vt:variant>
        <vt:lpwstr>_ENREF_3</vt:lpwstr>
      </vt:variant>
      <vt:variant>
        <vt:i4>4390923</vt:i4>
      </vt:variant>
      <vt:variant>
        <vt:i4>143</vt:i4>
      </vt:variant>
      <vt:variant>
        <vt:i4>0</vt:i4>
      </vt:variant>
      <vt:variant>
        <vt:i4>5</vt:i4>
      </vt:variant>
      <vt:variant>
        <vt:lpwstr/>
      </vt:variant>
      <vt:variant>
        <vt:lpwstr>_ENREF_20</vt:lpwstr>
      </vt:variant>
      <vt:variant>
        <vt:i4>4194315</vt:i4>
      </vt:variant>
      <vt:variant>
        <vt:i4>137</vt:i4>
      </vt:variant>
      <vt:variant>
        <vt:i4>0</vt:i4>
      </vt:variant>
      <vt:variant>
        <vt:i4>5</vt:i4>
      </vt:variant>
      <vt:variant>
        <vt:lpwstr/>
      </vt:variant>
      <vt:variant>
        <vt:lpwstr>_ENREF_19</vt:lpwstr>
      </vt:variant>
      <vt:variant>
        <vt:i4>4194315</vt:i4>
      </vt:variant>
      <vt:variant>
        <vt:i4>131</vt:i4>
      </vt:variant>
      <vt:variant>
        <vt:i4>0</vt:i4>
      </vt:variant>
      <vt:variant>
        <vt:i4>5</vt:i4>
      </vt:variant>
      <vt:variant>
        <vt:lpwstr/>
      </vt:variant>
      <vt:variant>
        <vt:lpwstr>_ENREF_17</vt:lpwstr>
      </vt:variant>
      <vt:variant>
        <vt:i4>4194315</vt:i4>
      </vt:variant>
      <vt:variant>
        <vt:i4>128</vt:i4>
      </vt:variant>
      <vt:variant>
        <vt:i4>0</vt:i4>
      </vt:variant>
      <vt:variant>
        <vt:i4>5</vt:i4>
      </vt:variant>
      <vt:variant>
        <vt:lpwstr/>
      </vt:variant>
      <vt:variant>
        <vt:lpwstr>_ENREF_16</vt:lpwstr>
      </vt:variant>
      <vt:variant>
        <vt:i4>4194315</vt:i4>
      </vt:variant>
      <vt:variant>
        <vt:i4>122</vt:i4>
      </vt:variant>
      <vt:variant>
        <vt:i4>0</vt:i4>
      </vt:variant>
      <vt:variant>
        <vt:i4>5</vt:i4>
      </vt:variant>
      <vt:variant>
        <vt:lpwstr/>
      </vt:variant>
      <vt:variant>
        <vt:lpwstr>_ENREF_18</vt:lpwstr>
      </vt:variant>
      <vt:variant>
        <vt:i4>4194315</vt:i4>
      </vt:variant>
      <vt:variant>
        <vt:i4>116</vt:i4>
      </vt:variant>
      <vt:variant>
        <vt:i4>0</vt:i4>
      </vt:variant>
      <vt:variant>
        <vt:i4>5</vt:i4>
      </vt:variant>
      <vt:variant>
        <vt:lpwstr/>
      </vt:variant>
      <vt:variant>
        <vt:lpwstr>_ENREF_15</vt:lpwstr>
      </vt:variant>
      <vt:variant>
        <vt:i4>4194315</vt:i4>
      </vt:variant>
      <vt:variant>
        <vt:i4>110</vt:i4>
      </vt:variant>
      <vt:variant>
        <vt:i4>0</vt:i4>
      </vt:variant>
      <vt:variant>
        <vt:i4>5</vt:i4>
      </vt:variant>
      <vt:variant>
        <vt:lpwstr/>
      </vt:variant>
      <vt:variant>
        <vt:lpwstr>_ENREF_17</vt:lpwstr>
      </vt:variant>
      <vt:variant>
        <vt:i4>4194315</vt:i4>
      </vt:variant>
      <vt:variant>
        <vt:i4>104</vt:i4>
      </vt:variant>
      <vt:variant>
        <vt:i4>0</vt:i4>
      </vt:variant>
      <vt:variant>
        <vt:i4>5</vt:i4>
      </vt:variant>
      <vt:variant>
        <vt:lpwstr/>
      </vt:variant>
      <vt:variant>
        <vt:lpwstr>_ENREF_16</vt:lpwstr>
      </vt:variant>
      <vt:variant>
        <vt:i4>4194315</vt:i4>
      </vt:variant>
      <vt:variant>
        <vt:i4>98</vt:i4>
      </vt:variant>
      <vt:variant>
        <vt:i4>0</vt:i4>
      </vt:variant>
      <vt:variant>
        <vt:i4>5</vt:i4>
      </vt:variant>
      <vt:variant>
        <vt:lpwstr/>
      </vt:variant>
      <vt:variant>
        <vt:lpwstr>_ENREF_15</vt:lpwstr>
      </vt:variant>
      <vt:variant>
        <vt:i4>4194315</vt:i4>
      </vt:variant>
      <vt:variant>
        <vt:i4>92</vt:i4>
      </vt:variant>
      <vt:variant>
        <vt:i4>0</vt:i4>
      </vt:variant>
      <vt:variant>
        <vt:i4>5</vt:i4>
      </vt:variant>
      <vt:variant>
        <vt:lpwstr/>
      </vt:variant>
      <vt:variant>
        <vt:lpwstr>_ENREF_14</vt:lpwstr>
      </vt:variant>
      <vt:variant>
        <vt:i4>4194315</vt:i4>
      </vt:variant>
      <vt:variant>
        <vt:i4>86</vt:i4>
      </vt:variant>
      <vt:variant>
        <vt:i4>0</vt:i4>
      </vt:variant>
      <vt:variant>
        <vt:i4>5</vt:i4>
      </vt:variant>
      <vt:variant>
        <vt:lpwstr/>
      </vt:variant>
      <vt:variant>
        <vt:lpwstr>_ENREF_1</vt:lpwstr>
      </vt:variant>
      <vt:variant>
        <vt:i4>4194315</vt:i4>
      </vt:variant>
      <vt:variant>
        <vt:i4>80</vt:i4>
      </vt:variant>
      <vt:variant>
        <vt:i4>0</vt:i4>
      </vt:variant>
      <vt:variant>
        <vt:i4>5</vt:i4>
      </vt:variant>
      <vt:variant>
        <vt:lpwstr/>
      </vt:variant>
      <vt:variant>
        <vt:lpwstr>_ENREF_1</vt:lpwstr>
      </vt:variant>
      <vt:variant>
        <vt:i4>4587531</vt:i4>
      </vt:variant>
      <vt:variant>
        <vt:i4>74</vt:i4>
      </vt:variant>
      <vt:variant>
        <vt:i4>0</vt:i4>
      </vt:variant>
      <vt:variant>
        <vt:i4>5</vt:i4>
      </vt:variant>
      <vt:variant>
        <vt:lpwstr/>
      </vt:variant>
      <vt:variant>
        <vt:lpwstr>_ENREF_7</vt:lpwstr>
      </vt:variant>
      <vt:variant>
        <vt:i4>4784139</vt:i4>
      </vt:variant>
      <vt:variant>
        <vt:i4>68</vt:i4>
      </vt:variant>
      <vt:variant>
        <vt:i4>0</vt:i4>
      </vt:variant>
      <vt:variant>
        <vt:i4>5</vt:i4>
      </vt:variant>
      <vt:variant>
        <vt:lpwstr/>
      </vt:variant>
      <vt:variant>
        <vt:lpwstr>_ENREF_8</vt:lpwstr>
      </vt:variant>
      <vt:variant>
        <vt:i4>4587531</vt:i4>
      </vt:variant>
      <vt:variant>
        <vt:i4>65</vt:i4>
      </vt:variant>
      <vt:variant>
        <vt:i4>0</vt:i4>
      </vt:variant>
      <vt:variant>
        <vt:i4>5</vt:i4>
      </vt:variant>
      <vt:variant>
        <vt:lpwstr/>
      </vt:variant>
      <vt:variant>
        <vt:lpwstr>_ENREF_7</vt:lpwstr>
      </vt:variant>
      <vt:variant>
        <vt:i4>4718603</vt:i4>
      </vt:variant>
      <vt:variant>
        <vt:i4>57</vt:i4>
      </vt:variant>
      <vt:variant>
        <vt:i4>0</vt:i4>
      </vt:variant>
      <vt:variant>
        <vt:i4>5</vt:i4>
      </vt:variant>
      <vt:variant>
        <vt:lpwstr/>
      </vt:variant>
      <vt:variant>
        <vt:lpwstr>_ENREF_9</vt:lpwstr>
      </vt:variant>
      <vt:variant>
        <vt:i4>4784139</vt:i4>
      </vt:variant>
      <vt:variant>
        <vt:i4>49</vt:i4>
      </vt:variant>
      <vt:variant>
        <vt:i4>0</vt:i4>
      </vt:variant>
      <vt:variant>
        <vt:i4>5</vt:i4>
      </vt:variant>
      <vt:variant>
        <vt:lpwstr/>
      </vt:variant>
      <vt:variant>
        <vt:lpwstr>_ENREF_8</vt:lpwstr>
      </vt:variant>
      <vt:variant>
        <vt:i4>4587531</vt:i4>
      </vt:variant>
      <vt:variant>
        <vt:i4>46</vt:i4>
      </vt:variant>
      <vt:variant>
        <vt:i4>0</vt:i4>
      </vt:variant>
      <vt:variant>
        <vt:i4>5</vt:i4>
      </vt:variant>
      <vt:variant>
        <vt:lpwstr/>
      </vt:variant>
      <vt:variant>
        <vt:lpwstr>_ENREF_7</vt:lpwstr>
      </vt:variant>
      <vt:variant>
        <vt:i4>4653067</vt:i4>
      </vt:variant>
      <vt:variant>
        <vt:i4>38</vt:i4>
      </vt:variant>
      <vt:variant>
        <vt:i4>0</vt:i4>
      </vt:variant>
      <vt:variant>
        <vt:i4>5</vt:i4>
      </vt:variant>
      <vt:variant>
        <vt:lpwstr/>
      </vt:variant>
      <vt:variant>
        <vt:lpwstr>_ENREF_6</vt:lpwstr>
      </vt:variant>
      <vt:variant>
        <vt:i4>4456459</vt:i4>
      </vt:variant>
      <vt:variant>
        <vt:i4>35</vt:i4>
      </vt:variant>
      <vt:variant>
        <vt:i4>0</vt:i4>
      </vt:variant>
      <vt:variant>
        <vt:i4>5</vt:i4>
      </vt:variant>
      <vt:variant>
        <vt:lpwstr/>
      </vt:variant>
      <vt:variant>
        <vt:lpwstr>_ENREF_5</vt:lpwstr>
      </vt:variant>
      <vt:variant>
        <vt:i4>4521995</vt:i4>
      </vt:variant>
      <vt:variant>
        <vt:i4>27</vt:i4>
      </vt:variant>
      <vt:variant>
        <vt:i4>0</vt:i4>
      </vt:variant>
      <vt:variant>
        <vt:i4>5</vt:i4>
      </vt:variant>
      <vt:variant>
        <vt:lpwstr/>
      </vt:variant>
      <vt:variant>
        <vt:lpwstr>_ENREF_4</vt:lpwstr>
      </vt:variant>
      <vt:variant>
        <vt:i4>4390923</vt:i4>
      </vt:variant>
      <vt:variant>
        <vt:i4>24</vt:i4>
      </vt:variant>
      <vt:variant>
        <vt:i4>0</vt:i4>
      </vt:variant>
      <vt:variant>
        <vt:i4>5</vt:i4>
      </vt:variant>
      <vt:variant>
        <vt:lpwstr/>
      </vt:variant>
      <vt:variant>
        <vt:lpwstr>_ENREF_2</vt:lpwstr>
      </vt:variant>
      <vt:variant>
        <vt:i4>4325387</vt:i4>
      </vt:variant>
      <vt:variant>
        <vt:i4>16</vt:i4>
      </vt:variant>
      <vt:variant>
        <vt:i4>0</vt:i4>
      </vt:variant>
      <vt:variant>
        <vt:i4>5</vt:i4>
      </vt:variant>
      <vt:variant>
        <vt:lpwstr/>
      </vt:variant>
      <vt:variant>
        <vt:lpwstr>_ENREF_3</vt:lpwstr>
      </vt:variant>
      <vt:variant>
        <vt:i4>4390923</vt:i4>
      </vt:variant>
      <vt:variant>
        <vt:i4>10</vt:i4>
      </vt:variant>
      <vt:variant>
        <vt:i4>0</vt:i4>
      </vt:variant>
      <vt:variant>
        <vt:i4>5</vt:i4>
      </vt:variant>
      <vt:variant>
        <vt:lpwstr/>
      </vt:variant>
      <vt:variant>
        <vt:lpwstr>_ENREF_2</vt:lpwstr>
      </vt:variant>
      <vt:variant>
        <vt:i4>4194315</vt:i4>
      </vt:variant>
      <vt:variant>
        <vt:i4>7</vt:i4>
      </vt:variant>
      <vt:variant>
        <vt:i4>0</vt:i4>
      </vt:variant>
      <vt:variant>
        <vt:i4>5</vt:i4>
      </vt:variant>
      <vt:variant>
        <vt:lpwstr/>
      </vt:variant>
      <vt:variant>
        <vt:lpwstr>_ENREF_1</vt:lpwstr>
      </vt:variant>
      <vt:variant>
        <vt:i4>3932189</vt:i4>
      </vt:variant>
      <vt:variant>
        <vt:i4>0</vt:i4>
      </vt:variant>
      <vt:variant>
        <vt:i4>0</vt:i4>
      </vt:variant>
      <vt:variant>
        <vt:i4>5</vt:i4>
      </vt:variant>
      <vt:variant>
        <vt:lpwstr>mailto:trentham@wisc.edu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Heide Jackson</dc:creator>
  <cp:keywords/>
  <dc:description/>
  <cp:lastModifiedBy>Ron GANGNON</cp:lastModifiedBy>
  <cp:revision>2</cp:revision>
  <cp:lastPrinted>2018-12-11T15:00:00Z</cp:lastPrinted>
  <dcterms:created xsi:type="dcterms:W3CDTF">2020-07-03T20:55:00Z</dcterms:created>
  <dcterms:modified xsi:type="dcterms:W3CDTF">2020-07-03T20:55:00Z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Univ of Wisc-Madison</vt:lpwstr>
  </property>
  <property fmtid="{D5CDD505-2E9C-101B-9397-08002B2CF9AE}" pid="4" name="DocSecurity">
    <vt:i4>4</vt:i4>
  </property>
  <property fmtid="{D5CDD505-2E9C-101B-9397-08002B2CF9AE}" pid="5" name="HyperlinksChanged">
    <vt:bool>true</vt:bool>
  </property>
  <property fmtid="{D5CDD505-2E9C-101B-9397-08002B2CF9AE}" pid="6" name="LinksUpToDate">
    <vt:bool>true</vt:bool>
  </property>
  <property fmtid="{D5CDD505-2E9C-101B-9397-08002B2CF9AE}" pid="7" name="ScaleCrop">
    <vt:bool>true</vt:bool>
  </property>
  <property fmtid="{D5CDD505-2E9C-101B-9397-08002B2CF9AE}" pid="8" name="ShareDoc">
    <vt:bool>true</vt:bool>
  </property>
</Properties>
</file>